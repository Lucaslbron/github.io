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00D9C" w:rsidP="7AB6101C" w:rsidRDefault="29546BF8" w14:paraId="5DA14A0C" w14:textId="359B3D4B">
      <w:pPr>
        <w:spacing w:before="240" w:after="240"/>
        <w:rPr>
          <w:rFonts w:ascii="Times New Roman" w:hAnsi="Times New Roman" w:eastAsia="Times New Roman" w:cs="Times New Roman"/>
          <w:b/>
          <w:bCs/>
          <w:color w:val="000000" w:themeColor="text1"/>
        </w:rPr>
      </w:pPr>
      <w:commentRangeStart w:id="0"/>
      <w:r w:rsidRPr="3402E82D">
        <w:rPr>
          <w:rFonts w:ascii="Times New Roman" w:hAnsi="Times New Roman" w:eastAsia="Times New Roman" w:cs="Times New Roman"/>
          <w:b/>
          <w:bCs/>
          <w:color w:val="000000" w:themeColor="text1"/>
        </w:rPr>
        <w:t>1.</w:t>
      </w:r>
      <w:commentRangeEnd w:id="0"/>
      <w:r w:rsidRPr="3402E82D">
        <w:rPr>
          <w:rStyle w:val="CommentReference"/>
          <w:rFonts w:ascii="Times New Roman" w:hAnsi="Times New Roman" w:eastAsia="Times New Roman" w:cs="Times New Roman"/>
          <w:b/>
          <w:bCs/>
          <w:color w:val="000000" w:themeColor="text1"/>
          <w:sz w:val="24"/>
          <w:szCs w:val="24"/>
        </w:rPr>
        <w:commentReference w:id="0"/>
      </w:r>
      <w:r w:rsidRPr="3402E82D">
        <w:rPr>
          <w:rFonts w:ascii="Times New Roman" w:hAnsi="Times New Roman" w:eastAsia="Times New Roman" w:cs="Times New Roman"/>
          <w:b/>
          <w:bCs/>
          <w:color w:val="000000" w:themeColor="text1"/>
        </w:rPr>
        <w:t xml:space="preserve"> Objective</w:t>
      </w:r>
    </w:p>
    <w:p w:rsidR="00200D9C" w:rsidP="7AB6101C" w:rsidRDefault="29546BF8" w14:paraId="0A26BF1F" w14:textId="6BA30803">
      <w:pPr>
        <w:spacing w:before="240" w:after="24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 xml:space="preserve">The goal of this project is to develop an additive-manufacturing-relevant processing workflow for safe, bioresorbable ZK60 magnesium-based nanocomposites </w:t>
      </w:r>
      <w:sdt>
        <w:sdtPr>
          <w:rPr>
            <w:rFonts w:ascii="Times New Roman" w:hAnsi="Times New Roman" w:eastAsia="Times New Roman" w:cs="Times New Roman"/>
            <w:color w:val="000000" w:themeColor="text1"/>
            <w:sz w:val="22"/>
            <w:szCs w:val="22"/>
          </w:rPr>
          <w:tag w:val="MENDELEY_CITATION_v3_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"/>
          <w:id w:val="1210720341"/>
          <w:placeholder>
            <w:docPart w:val="B9151F52D4EC470091FF3A13BD442BB3"/>
          </w:placeholder>
        </w:sdtPr>
        <w:sdtContent>
          <w:r w:rsidRPr="3402E82D" w:rsidR="3402E82D">
            <w:rPr>
              <w:rFonts w:ascii="Times New Roman" w:hAnsi="Times New Roman" w:eastAsia="Times New Roman" w:cs="Times New Roman"/>
              <w:color w:val="000000" w:themeColor="text1"/>
              <w:sz w:val="22"/>
              <w:szCs w:val="22"/>
            </w:rPr>
            <w:t>[1,2]</w:t>
          </w:r>
        </w:sdtContent>
      </w:sdt>
      <w:r w:rsidRPr="3402E82D" w:rsidR="7799729A">
        <w:rPr>
          <w:rFonts w:ascii="Times New Roman" w:hAnsi="Times New Roman" w:eastAsia="Times New Roman" w:cs="Times New Roman"/>
          <w:sz w:val="22"/>
          <w:szCs w:val="22"/>
        </w:rPr>
        <w:t xml:space="preserve"> </w:t>
      </w:r>
      <w:r w:rsidRPr="3402E82D">
        <w:rPr>
          <w:rFonts w:ascii="Times New Roman" w:hAnsi="Times New Roman" w:eastAsia="Times New Roman" w:cs="Times New Roman"/>
          <w:sz w:val="22"/>
          <w:szCs w:val="22"/>
        </w:rPr>
        <w:t>reinforced with boron nitride (BN) nanoparticles</w:t>
      </w:r>
      <w:r w:rsidRPr="3402E82D" w:rsidR="4E0B55C8">
        <w:rPr>
          <w:rFonts w:ascii="Times New Roman" w:hAnsi="Times New Roman" w:eastAsia="Times New Roman" w:cs="Times New Roman"/>
          <w:sz w:val="22"/>
          <w:szCs w:val="22"/>
        </w:rPr>
        <w:t xml:space="preserve"> </w:t>
      </w:r>
      <w:sdt>
        <w:sdtPr>
          <w:rPr>
            <w:rFonts w:ascii="Times New Roman" w:hAnsi="Times New Roman" w:eastAsia="Times New Roman" w:cs="Times New Roman"/>
            <w:color w:val="000000" w:themeColor="text1"/>
          </w:rPr>
          <w:tag w:val="MENDELEY_CITATION_v3_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"/>
          <w:id w:val="2023480535"/>
          <w:placeholder>
            <w:docPart w:val="DCF3DD77F748402CB533453E946CF40C"/>
          </w:placeholder>
        </w:sdtPr>
        <w:sdtContent>
          <w:r w:rsidRPr="3402E82D" w:rsidR="3402E82D">
            <w:rPr>
              <w:rFonts w:ascii="Times New Roman" w:hAnsi="Times New Roman" w:eastAsia="Times New Roman" w:cs="Times New Roman"/>
              <w:color w:val="000000" w:themeColor="text1"/>
            </w:rPr>
            <w:t>(Jia et al., 2023)</w:t>
          </w:r>
        </w:sdtContent>
      </w:sdt>
      <w:r w:rsidRPr="3402E82D" w:rsidR="7799729A">
        <w:rPr>
          <w:rFonts w:ascii="Times New Roman" w:hAnsi="Times New Roman" w:eastAsia="Times New Roman" w:cs="Times New Roman"/>
        </w:rPr>
        <w:t>.</w:t>
      </w:r>
      <w:r w:rsidRPr="3402E82D">
        <w:rPr>
          <w:rFonts w:ascii="Times New Roman" w:hAnsi="Times New Roman" w:eastAsia="Times New Roman" w:cs="Times New Roman"/>
        </w:rPr>
        <w:t xml:space="preserve"> </w:t>
      </w:r>
      <w:r w:rsidRPr="3402E82D">
        <w:rPr>
          <w:rFonts w:ascii="Times New Roman" w:hAnsi="Times New Roman" w:eastAsia="Times New Roman" w:cs="Times New Roman"/>
          <w:sz w:val="22"/>
          <w:szCs w:val="22"/>
        </w:rPr>
        <w:t>By optimizing acoustic powder mixing and comparing rapid hot compaction against conventional sintering, this project aims to produce high-strength, corrosion-resistant biodegradable orthopedic implants while building</w:t>
      </w:r>
      <w:r w:rsidRPr="3402E82D">
        <w:rPr>
          <w:rFonts w:ascii="Times New Roman" w:hAnsi="Times New Roman" w:eastAsia="Times New Roman" w:cs="Times New Roman"/>
        </w:rPr>
        <w:t xml:space="preserve"> </w:t>
      </w:r>
      <w:r w:rsidRPr="3402E82D" w:rsidR="44A1A168">
        <w:rPr>
          <w:rFonts w:ascii="Times New Roman" w:hAnsi="Times New Roman" w:eastAsia="Times New Roman" w:cs="Times New Roman"/>
          <w:color w:val="000000" w:themeColor="text1"/>
          <w:sz w:val="22"/>
          <w:szCs w:val="22"/>
        </w:rPr>
        <w:t xml:space="preserve">foundational </w:t>
      </w:r>
      <w:r w:rsidRPr="3402E82D">
        <w:rPr>
          <w:rFonts w:ascii="Times New Roman" w:hAnsi="Times New Roman" w:eastAsia="Times New Roman" w:cs="Times New Roman"/>
          <w:color w:val="000000" w:themeColor="text1"/>
          <w:sz w:val="22"/>
          <w:szCs w:val="22"/>
        </w:rPr>
        <w:t>powder-processing knowledge for future magnesium additive manufacturing (AM) techniques.</w:t>
      </w:r>
    </w:p>
    <w:p w:rsidR="00200D9C" w:rsidP="7AB6101C" w:rsidRDefault="29546BF8" w14:paraId="3B476FFA" w14:textId="3D33DBB1">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Project goals to be achieved simultaneously:</w:t>
      </w:r>
    </w:p>
    <w:p w:rsidR="00200D9C" w:rsidP="7AB6101C" w:rsidRDefault="29546BF8" w14:paraId="423CD36D" w14:textId="1FF93029">
      <w:pPr>
        <w:pStyle w:val="ListParagraph"/>
        <w:numPr>
          <w:ilvl w:val="0"/>
          <w:numId w:val="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Fabricate ZK60-BN nanocomposites using acoustic mixing and hot compaction based on optimized baseline conditions (e.g., 90g acceleration, 4 min blending, 60% fill level</w:t>
      </w:r>
      <w:r w:rsidRPr="3402E82D" w:rsidR="7799729A">
        <w:rPr>
          <w:rFonts w:ascii="Times New Roman" w:hAnsi="Times New Roman" w:eastAsia="Times New Roman" w:cs="Times New Roman"/>
          <w:color w:val="000000" w:themeColor="text1"/>
          <w:sz w:val="22"/>
          <w:szCs w:val="22"/>
        </w:rPr>
        <w:t>)</w:t>
      </w:r>
      <w:r w:rsidRPr="3402E82D" w:rsidR="79CA569D">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MzE3ODgzNmEtMDVmOC00Nzc3LThjY2ItNDZmNjM5NjgxNmIw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
          <w:id w:val="1369031816"/>
          <w:placeholder>
            <w:docPart w:val="D39FDCB3C4B64F89B0DFEB97B1E034B6"/>
          </w:placeholder>
        </w:sdtPr>
        <w:sdtContent>
          <w:r w:rsidRPr="3402E82D" w:rsidR="3402E82D">
            <w:rPr>
              <w:rFonts w:ascii="Times New Roman" w:hAnsi="Times New Roman" w:eastAsia="Times New Roman" w:cs="Times New Roman"/>
              <w:color w:val="000000" w:themeColor="text1"/>
              <w:sz w:val="22"/>
              <w:szCs w:val="22"/>
            </w:rPr>
            <w:t>[13]</w:t>
          </w:r>
        </w:sdtContent>
      </w:sdt>
      <w:r w:rsidRPr="3402E82D" w:rsidR="7799729A">
        <w:rPr>
          <w:rFonts w:ascii="Times New Roman" w:hAnsi="Times New Roman" w:eastAsia="Times New Roman" w:cs="Times New Roman"/>
        </w:rPr>
        <w:t>.</w:t>
      </w:r>
    </w:p>
    <w:p w:rsidR="00200D9C" w:rsidP="3402E82D" w:rsidRDefault="29546BF8" w14:paraId="65B888FF" w14:textId="1D1525A4">
      <w:pPr>
        <w:pStyle w:val="ListParagraph"/>
        <w:numPr>
          <w:ilvl w:val="0"/>
          <w:numId w:val="8"/>
        </w:numPr>
        <w:spacing w:after="0"/>
        <w:rPr>
          <w:rFonts w:ascii="Times New Roman" w:hAnsi="Times New Roman" w:eastAsia="Times New Roman" w:cs="Times New Roman"/>
        </w:rPr>
      </w:pPr>
      <w:r w:rsidRPr="3402E82D">
        <w:rPr>
          <w:rFonts w:ascii="Times New Roman" w:hAnsi="Times New Roman" w:eastAsia="Times New Roman" w:cs="Times New Roman"/>
          <w:color w:val="000000" w:themeColor="text1"/>
          <w:sz w:val="22"/>
          <w:szCs w:val="22"/>
        </w:rPr>
        <w:t>Compare the mechanical, physical, and corrosion performance of fast hot compaction versus conventional hot compaction followed by argon sintering</w:t>
      </w:r>
      <w:r w:rsidRPr="3402E82D" w:rsidR="556AC2E2">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MTZjNDZjNDgtYzUwZi00YTBiLWJjNDYtYjBiYzcyZmM5MTM4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
          <w:id w:val="1026539227"/>
          <w:placeholder>
            <w:docPart w:val="AC94D2704CB143CD9ACE2574965370A1"/>
          </w:placeholder>
        </w:sdtPr>
        <w:sdtContent>
          <w:r w:rsidRPr="3402E82D" w:rsidR="3402E82D">
            <w:rPr>
              <w:rFonts w:ascii="Times New Roman" w:hAnsi="Times New Roman" w:eastAsia="Times New Roman" w:cs="Times New Roman"/>
              <w:color w:val="000000" w:themeColor="text1"/>
              <w:sz w:val="22"/>
              <w:szCs w:val="22"/>
            </w:rPr>
            <w:t>(Abdrabo et al., 2025)</w:t>
          </w:r>
        </w:sdtContent>
      </w:sdt>
    </w:p>
    <w:p w:rsidR="00200D9C" w:rsidP="7AB6101C" w:rsidRDefault="29546BF8" w14:paraId="4126182F" w14:textId="07AD75FF">
      <w:pPr>
        <w:pStyle w:val="ListParagraph"/>
        <w:numPr>
          <w:ilvl w:val="0"/>
          <w:numId w:val="8"/>
        </w:numPr>
        <w:spacing w:after="0"/>
        <w:rPr>
          <w:rFonts w:ascii="Times New Roman" w:hAnsi="Times New Roman" w:eastAsia="Times New Roman" w:cs="Times New Roman"/>
          <w:color w:val="000000" w:themeColor="text1"/>
          <w:sz w:val="22"/>
          <w:szCs w:val="22"/>
        </w:rPr>
      </w:pPr>
      <w:r w:rsidRPr="658CD4A5">
        <w:rPr>
          <w:rFonts w:ascii="Times New Roman" w:hAnsi="Times New Roman" w:eastAsia="Times New Roman" w:cs="Times New Roman"/>
          <w:color w:val="000000" w:themeColor="text1"/>
          <w:sz w:val="22"/>
          <w:szCs w:val="22"/>
        </w:rPr>
        <w:t xml:space="preserve">Determine the optimal BN nanoparticle concentration (0%, </w:t>
      </w:r>
      <w:r w:rsidRPr="658CD4A5" w:rsidR="2A02761F">
        <w:rPr>
          <w:rFonts w:ascii="Times New Roman" w:hAnsi="Times New Roman" w:eastAsia="Times New Roman" w:cs="Times New Roman"/>
          <w:color w:val="000000" w:themeColor="text1"/>
          <w:sz w:val="22"/>
          <w:szCs w:val="22"/>
        </w:rPr>
        <w:t xml:space="preserve">0.5%, </w:t>
      </w:r>
      <w:r w:rsidRPr="658CD4A5">
        <w:rPr>
          <w:rFonts w:ascii="Times New Roman" w:hAnsi="Times New Roman" w:eastAsia="Times New Roman" w:cs="Times New Roman"/>
          <w:color w:val="000000" w:themeColor="text1"/>
          <w:sz w:val="22"/>
          <w:szCs w:val="22"/>
        </w:rPr>
        <w:t xml:space="preserve">1.0%, 1.5%, </w:t>
      </w:r>
      <w:r w:rsidRPr="658CD4A5" w:rsidR="5AA7E8DF">
        <w:rPr>
          <w:rFonts w:ascii="Times New Roman" w:hAnsi="Times New Roman" w:eastAsia="Times New Roman" w:cs="Times New Roman"/>
          <w:color w:val="000000" w:themeColor="text1"/>
          <w:sz w:val="22"/>
          <w:szCs w:val="22"/>
        </w:rPr>
        <w:t>2</w:t>
      </w:r>
      <w:r w:rsidRPr="658CD4A5">
        <w:rPr>
          <w:rFonts w:ascii="Times New Roman" w:hAnsi="Times New Roman" w:eastAsia="Times New Roman" w:cs="Times New Roman"/>
          <w:color w:val="000000" w:themeColor="text1"/>
          <w:sz w:val="22"/>
          <w:szCs w:val="22"/>
        </w:rPr>
        <w:t>.0% vol</w:t>
      </w:r>
      <w:commentRangeStart w:id="1"/>
      <w:r w:rsidRPr="658CD4A5">
        <w:rPr>
          <w:rFonts w:ascii="Times New Roman" w:hAnsi="Times New Roman" w:eastAsia="Times New Roman" w:cs="Times New Roman"/>
          <w:color w:val="000000" w:themeColor="text1"/>
          <w:sz w:val="22"/>
          <w:szCs w:val="22"/>
        </w:rPr>
        <w:t>.)</w:t>
      </w:r>
      <w:commentRangeEnd w:id="1"/>
      <w:r w:rsidRPr="658CD4A5">
        <w:rPr>
          <w:rStyle w:val="CommentReference"/>
          <w:rFonts w:ascii="Times New Roman" w:hAnsi="Times New Roman" w:eastAsia="Times New Roman" w:cs="Times New Roman"/>
          <w:color w:val="000000" w:themeColor="text1"/>
          <w:sz w:val="22"/>
          <w:szCs w:val="22"/>
        </w:rPr>
        <w:commentReference w:id="1"/>
      </w:r>
      <w:r w:rsidRPr="658CD4A5">
        <w:rPr>
          <w:rFonts w:ascii="Times New Roman" w:hAnsi="Times New Roman" w:eastAsia="Times New Roman" w:cs="Times New Roman"/>
          <w:color w:val="000000" w:themeColor="text1"/>
          <w:sz w:val="22"/>
          <w:szCs w:val="22"/>
        </w:rPr>
        <w:t xml:space="preserve"> that best balances microhardness, density, corrosion resistance, and surface wettability.</w:t>
      </w:r>
    </w:p>
    <w:p w:rsidR="00200D9C" w:rsidP="3402E82D" w:rsidRDefault="29546BF8" w14:paraId="3FA871ED" w14:textId="0C338853">
      <w:pPr>
        <w:pStyle w:val="ListParagraph"/>
        <w:numPr>
          <w:ilvl w:val="0"/>
          <w:numId w:val="8"/>
        </w:numPr>
        <w:spacing w:after="0"/>
        <w:rPr>
          <w:rFonts w:ascii="Times New Roman" w:hAnsi="Times New Roman" w:eastAsia="Times New Roman" w:cs="Times New Roman"/>
          <w:color w:val="000000" w:themeColor="text1"/>
          <w:sz w:val="22"/>
          <w:szCs w:val="22"/>
        </w:rPr>
      </w:pPr>
      <w:commentRangeStart w:id="2"/>
      <w:r w:rsidRPr="3402E82D">
        <w:rPr>
          <w:rFonts w:ascii="Times New Roman" w:hAnsi="Times New Roman" w:eastAsia="Times New Roman" w:cs="Times New Roman"/>
          <w:color w:val="000000" w:themeColor="text1"/>
          <w:sz w:val="22"/>
          <w:szCs w:val="22"/>
        </w:rPr>
        <w:t>Evaluate</w:t>
      </w:r>
      <w:commentRangeEnd w:id="2"/>
      <w:r w:rsidRPr="3402E82D">
        <w:rPr>
          <w:rStyle w:val="CommentReference"/>
          <w:rFonts w:ascii="Times New Roman" w:hAnsi="Times New Roman" w:eastAsia="Times New Roman" w:cs="Times New Roman"/>
          <w:color w:val="000000" w:themeColor="text1"/>
          <w:sz w:val="22"/>
          <w:szCs w:val="22"/>
        </w:rPr>
        <w:commentReference w:id="2"/>
      </w:r>
      <w:r w:rsidRPr="3402E82D">
        <w:rPr>
          <w:rFonts w:ascii="Times New Roman" w:hAnsi="Times New Roman" w:eastAsia="Times New Roman" w:cs="Times New Roman"/>
          <w:color w:val="000000" w:themeColor="text1"/>
          <w:sz w:val="22"/>
          <w:szCs w:val="22"/>
        </w:rPr>
        <w:t xml:space="preserve"> powder characteristics generated by acoustic mixing to provide AM-relevant information regarding flowability, packing, and reinforcement distribution without the use of solvents or high-energy ball milling.</w:t>
      </w:r>
      <w:r w:rsidRPr="3402E82D" w:rsidR="3D085C60">
        <w:rPr>
          <w:rFonts w:ascii="Times New Roman" w:hAnsi="Times New Roman" w:eastAsia="Times New Roman" w:cs="Times New Roman"/>
          <w:color w:val="000000" w:themeColor="text1"/>
          <w:sz w:val="22"/>
          <w:szCs w:val="22"/>
        </w:rPr>
        <w:t xml:space="preserve"> This will be quantified through apparent density, tap density, angle of repose, and </w:t>
      </w:r>
      <w:bookmarkStart w:name="_Int_amEwFocI" w:id="3"/>
      <w:r w:rsidRPr="3402E82D" w:rsidR="3D085C60">
        <w:rPr>
          <w:rFonts w:ascii="Times New Roman" w:hAnsi="Times New Roman" w:eastAsia="Times New Roman" w:cs="Times New Roman"/>
          <w:color w:val="000000" w:themeColor="text1"/>
          <w:sz w:val="22"/>
          <w:szCs w:val="22"/>
        </w:rPr>
        <w:t>flowability</w:t>
      </w:r>
      <w:bookmarkEnd w:id="3"/>
      <w:r w:rsidRPr="3402E82D" w:rsidR="3D085C60">
        <w:rPr>
          <w:rFonts w:ascii="Times New Roman" w:hAnsi="Times New Roman" w:eastAsia="Times New Roman" w:cs="Times New Roman"/>
          <w:color w:val="000000" w:themeColor="text1"/>
          <w:sz w:val="22"/>
          <w:szCs w:val="22"/>
        </w:rPr>
        <w:t xml:space="preserve"> index calculations.</w:t>
      </w:r>
    </w:p>
    <w:p w:rsidR="00200D9C" w:rsidP="7AB6101C" w:rsidRDefault="29546BF8" w14:paraId="0555863B" w14:textId="4C1B0FE0">
      <w:pPr>
        <w:pStyle w:val="ListParagraph"/>
        <w:numPr>
          <w:ilvl w:val="0"/>
          <w:numId w:val="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Test the fabricated nanocomposite samples for mechanical and corrosion performance (in vitro).</w:t>
      </w:r>
    </w:p>
    <w:p w:rsidR="00200D9C" w:rsidP="7AB6101C" w:rsidRDefault="29546BF8" w14:paraId="4038326D" w14:textId="55AEDD8B">
      <w:pPr>
        <w:pStyle w:val="ListParagraph"/>
        <w:numPr>
          <w:ilvl w:val="0"/>
          <w:numId w:val="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Conduct comprehensive biological and surface-response testing (contact angle, cytotoxicity, cell adhesion) of the optimized nanocomposites through external collaboration (UARK).</w:t>
      </w:r>
    </w:p>
    <w:p w:rsidR="00200D9C" w:rsidP="7AB6101C" w:rsidRDefault="29546BF8" w14:paraId="55D92304" w14:textId="0EBABADF">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Points to be studied:</w:t>
      </w:r>
    </w:p>
    <w:p w:rsidR="29546BF8" w:rsidP="3402E82D" w:rsidRDefault="29546BF8" w14:paraId="6483043F" w14:textId="5B139B24">
      <w:pPr>
        <w:pStyle w:val="ListParagraph"/>
        <w:numPr>
          <w:ilvl w:val="0"/>
          <w:numId w:val="23"/>
        </w:numPr>
        <w:spacing w:after="0"/>
        <w:rPr/>
      </w:pPr>
      <w:r w:rsidRPr="167E5CFA" w:rsidR="2E52CADA">
        <w:rPr>
          <w:rFonts w:ascii="Times New Roman" w:hAnsi="Times New Roman" w:eastAsia="Times New Roman" w:cs="Times New Roman"/>
        </w:rPr>
        <w:t xml:space="preserve">The effect of rapid hot compaction versus conventional sintering on </w:t>
      </w:r>
      <w:r w:rsidRPr="167E5CFA" w:rsidR="6A466A0D">
        <w:rPr>
          <w:rFonts w:ascii="Times New Roman" w:hAnsi="Times New Roman" w:eastAsia="Times New Roman" w:cs="Times New Roman"/>
        </w:rPr>
        <w:t>the</w:t>
      </w:r>
      <w:r w:rsidRPr="167E5CFA" w:rsidR="2E52CADA">
        <w:rPr>
          <w:rFonts w:ascii="Times New Roman" w:hAnsi="Times New Roman" w:eastAsia="Times New Roman" w:cs="Times New Roman"/>
        </w:rPr>
        <w:t xml:space="preserve"> integrity and surface degradation behavior of ZK60-BN nanocomposites</w:t>
      </w:r>
      <w:r w:rsidRPr="167E5CFA" w:rsidR="2E52CADA">
        <w:rPr>
          <w:rFonts w:ascii="Times New Roman" w:hAnsi="Times New Roman" w:eastAsia="Times New Roman" w:cs="Times New Roman"/>
        </w:rPr>
        <w:t>.</w:t>
      </w:r>
    </w:p>
    <w:p w:rsidR="00200D9C" w:rsidP="3402E82D" w:rsidRDefault="29546BF8" w14:paraId="352FBD22" w14:textId="11BD33D9">
      <w:pPr>
        <w:pStyle w:val="ListParagraph"/>
        <w:numPr>
          <w:ilvl w:val="1"/>
          <w:numId w:val="23"/>
        </w:numPr>
        <w:spacing w:after="0"/>
        <w:rPr/>
      </w:pPr>
      <w:r w:rsidRPr="418775BF" w:rsidR="1212753E">
        <w:rPr>
          <w:rFonts w:ascii="Times New Roman" w:hAnsi="Times New Roman" w:eastAsia="Times New Roman" w:cs="Times New Roman"/>
        </w:rPr>
        <w:t xml:space="preserve">The effect of </w:t>
      </w:r>
      <w:r w:rsidRPr="418775BF" w:rsidR="1212753E">
        <w:rPr>
          <w:rFonts w:ascii="Times New Roman" w:hAnsi="Times New Roman" w:eastAsia="Times New Roman" w:cs="Times New Roman"/>
        </w:rPr>
        <w:t>eliminating</w:t>
      </w:r>
      <w:r w:rsidRPr="418775BF" w:rsidR="1212753E">
        <w:rPr>
          <w:rFonts w:ascii="Times New Roman" w:hAnsi="Times New Roman" w:eastAsia="Times New Roman" w:cs="Times New Roman"/>
        </w:rPr>
        <w:t xml:space="preserve"> long-duration, high-temperature sintering steps on both internal material densification and external surface response (wettability and degradation rate) will be evaluated</w:t>
      </w:r>
      <w:bookmarkStart w:name="_Int_DIVPZmiu" w:id="9"/>
      <w:bookmarkEnd w:id="9"/>
    </w:p>
    <w:p w:rsidR="00200D9C" w:rsidP="7AB6101C" w:rsidRDefault="29546BF8" w14:paraId="735D99CE" w14:textId="3E59D5D1">
      <w:pPr>
        <w:pStyle w:val="ListParagraph"/>
        <w:numPr>
          <w:ilvl w:val="1"/>
          <w:numId w:val="23"/>
        </w:numPr>
        <w:spacing w:after="0"/>
        <w:rPr>
          <w:rFonts w:ascii="Times New Roman" w:hAnsi="Times New Roman" w:eastAsia="Times New Roman" w:cs="Times New Roman"/>
          <w:color w:val="000000" w:themeColor="text1"/>
          <w:sz w:val="22"/>
          <w:szCs w:val="22"/>
        </w:rPr>
      </w:pPr>
      <w:r w:rsidRPr="418775BF" w:rsidR="29546BF8">
        <w:rPr>
          <w:rFonts w:ascii="Times New Roman" w:hAnsi="Times New Roman" w:eastAsia="Times New Roman" w:cs="Times New Roman"/>
          <w:color w:val="000000" w:themeColor="text1" w:themeTint="FF" w:themeShade="FF"/>
          <w:sz w:val="22"/>
          <w:szCs w:val="22"/>
        </w:rPr>
        <w:t>The samples will be tested by: Archimedes density, Vickers microhardness, compression testing, SEM, EDS, and XRD phase identification</w:t>
      </w:r>
      <w:r w:rsidRPr="418775BF" w:rsidR="726E182D">
        <w:rPr>
          <w:rFonts w:ascii="Times New Roman" w:hAnsi="Times New Roman" w:eastAsia="Times New Roman" w:cs="Times New Roman"/>
          <w:color w:val="000000" w:themeColor="text1" w:themeTint="FF" w:themeShade="FF"/>
          <w:sz w:val="22"/>
          <w:szCs w:val="22"/>
        </w:rPr>
        <w:t xml:space="preserve"> </w:t>
      </w:r>
      <w:r w:rsidRPr="418775BF" w:rsidR="726E182D">
        <w:rPr>
          <w:rFonts w:ascii="Times New Roman" w:hAnsi="Times New Roman" w:eastAsia="Times New Roman" w:cs="Times New Roman"/>
        </w:rPr>
        <w:t xml:space="preserve">contact angle measurements, and ICP-OES to </w:t>
      </w:r>
      <w:r w:rsidRPr="418775BF" w:rsidR="726E182D">
        <w:rPr>
          <w:rFonts w:ascii="Times New Roman" w:hAnsi="Times New Roman" w:eastAsia="Times New Roman" w:cs="Times New Roman"/>
        </w:rPr>
        <w:t>monitor</w:t>
      </w:r>
      <w:r w:rsidRPr="418775BF" w:rsidR="726E182D">
        <w:rPr>
          <w:rFonts w:ascii="Times New Roman" w:hAnsi="Times New Roman" w:eastAsia="Times New Roman" w:cs="Times New Roman"/>
        </w:rPr>
        <w:t xml:space="preserve"> Mg ion release</w:t>
      </w:r>
      <w:r w:rsidRPr="418775BF" w:rsidR="29546BF8">
        <w:rPr>
          <w:rFonts w:ascii="Times New Roman" w:hAnsi="Times New Roman" w:eastAsia="Times New Roman" w:cs="Times New Roman"/>
          <w:color w:val="000000" w:themeColor="text1" w:themeTint="FF" w:themeShade="FF"/>
          <w:sz w:val="22"/>
          <w:szCs w:val="22"/>
        </w:rPr>
        <w:t>.</w:t>
      </w:r>
    </w:p>
    <w:p w:rsidR="7EA92141" w:rsidP="51365BA1" w:rsidRDefault="60FAE177" w14:paraId="26F93CEB" w14:textId="5D4D8B83">
      <w:pPr>
        <w:pStyle w:val="ListParagraph"/>
        <w:numPr>
          <w:ilvl w:val="1"/>
          <w:numId w:val="23"/>
        </w:numPr>
        <w:spacing w:after="0"/>
        <w:rPr>
          <w:rFonts w:ascii="Times New Roman" w:hAnsi="Times New Roman" w:eastAsia="Times New Roman" w:cs="Times New Roman"/>
          <w:sz w:val="22"/>
          <w:szCs w:val="22"/>
        </w:rPr>
      </w:pPr>
      <w:r w:rsidRPr="167E5CFA" w:rsidR="60FAE177">
        <w:rPr>
          <w:rFonts w:ascii="Times New Roman" w:hAnsi="Times New Roman" w:eastAsia="Times New Roman" w:cs="Times New Roman"/>
          <w:sz w:val="22"/>
          <w:szCs w:val="22"/>
        </w:rPr>
        <w:t xml:space="preserve">A Boron-Nitride </w:t>
      </w:r>
      <w:r w:rsidRPr="167E5CFA" w:rsidR="1A4D79D4">
        <w:rPr>
          <w:rFonts w:ascii="Times New Roman" w:hAnsi="Times New Roman" w:eastAsia="Times New Roman" w:cs="Times New Roman"/>
          <w:sz w:val="22"/>
          <w:szCs w:val="22"/>
        </w:rPr>
        <w:t>volume composition</w:t>
      </w:r>
      <w:r w:rsidRPr="167E5CFA" w:rsidR="771D79B2">
        <w:rPr>
          <w:rFonts w:ascii="Times New Roman" w:hAnsi="Times New Roman" w:eastAsia="Times New Roman" w:cs="Times New Roman"/>
          <w:sz w:val="22"/>
          <w:szCs w:val="22"/>
        </w:rPr>
        <w:t xml:space="preserve"> of 1.</w:t>
      </w:r>
      <w:r w:rsidRPr="167E5CFA" w:rsidR="0A354E87">
        <w:rPr>
          <w:rFonts w:ascii="Times New Roman" w:hAnsi="Times New Roman" w:eastAsia="Times New Roman" w:cs="Times New Roman"/>
          <w:sz w:val="22"/>
          <w:szCs w:val="22"/>
        </w:rPr>
        <w:t>0</w:t>
      </w:r>
      <w:r w:rsidRPr="167E5CFA" w:rsidR="771D79B2">
        <w:rPr>
          <w:rFonts w:ascii="Times New Roman" w:hAnsi="Times New Roman" w:eastAsia="Times New Roman" w:cs="Times New Roman"/>
          <w:sz w:val="22"/>
          <w:szCs w:val="22"/>
        </w:rPr>
        <w:t>% will be used.</w:t>
      </w:r>
    </w:p>
    <w:p w:rsidR="0960639D" w:rsidP="3402E82D" w:rsidRDefault="0960639D" w14:paraId="2B3D4852" w14:textId="37817AEC">
      <w:pPr>
        <w:pStyle w:val="ListParagraph"/>
        <w:numPr>
          <w:ilvl w:val="1"/>
          <w:numId w:val="23"/>
        </w:numPr>
        <w:spacing w:after="0"/>
        <w:rPr/>
      </w:pPr>
      <w:r w:rsidRPr="418775BF" w:rsidR="0960639D">
        <w:rPr>
          <w:rFonts w:ascii="Times New Roman" w:hAnsi="Times New Roman" w:eastAsia="Times New Roman" w:cs="Times New Roman"/>
          <w:sz w:val="22"/>
          <w:szCs w:val="22"/>
        </w:rPr>
        <w:t xml:space="preserve">Hypothesis: </w:t>
      </w:r>
      <w:r w:rsidRPr="418775BF" w:rsidR="37A803FE">
        <w:rPr>
          <w:rFonts w:ascii="Times New Roman" w:hAnsi="Times New Roman" w:eastAsia="Times New Roman" w:cs="Times New Roman"/>
        </w:rPr>
        <w:t xml:space="preserve">Rapid hot compaction will achieve densification and mechanical integrity comparable or superior to conventional argon sintering. By </w:t>
      </w:r>
      <w:r w:rsidRPr="418775BF" w:rsidR="37A803FE">
        <w:rPr>
          <w:rFonts w:ascii="Times New Roman" w:hAnsi="Times New Roman" w:eastAsia="Times New Roman" w:cs="Times New Roman"/>
        </w:rPr>
        <w:t>eliminating</w:t>
      </w:r>
      <w:r w:rsidRPr="418775BF" w:rsidR="37A803FE">
        <w:rPr>
          <w:rFonts w:ascii="Times New Roman" w:hAnsi="Times New Roman" w:eastAsia="Times New Roman" w:cs="Times New Roman"/>
        </w:rPr>
        <w:t xml:space="preserve"> the extended high-temperature holding time (e.g., 6 hours at 500°C), the rapid compaction process will restrict excessive thermal exposure, thereby </w:t>
      </w:r>
      <w:bookmarkStart w:name="_Int_4d7igHln" w:id="608180228"/>
      <w:r w:rsidRPr="418775BF" w:rsidR="37A803FE">
        <w:rPr>
          <w:rFonts w:ascii="Times New Roman" w:hAnsi="Times New Roman" w:eastAsia="Times New Roman" w:cs="Times New Roman"/>
        </w:rPr>
        <w:t>minimizing</w:t>
      </w:r>
      <w:bookmarkEnd w:id="608180228"/>
      <w:r w:rsidRPr="418775BF" w:rsidR="37A803FE">
        <w:rPr>
          <w:rFonts w:ascii="Times New Roman" w:hAnsi="Times New Roman" w:eastAsia="Times New Roman" w:cs="Times New Roman"/>
        </w:rPr>
        <w:t xml:space="preserve"> grain growth and improving mechanical bonding. Furthermore, this </w:t>
      </w:r>
      <w:r w:rsidRPr="418775BF" w:rsidR="37A803FE">
        <w:rPr>
          <w:rFonts w:ascii="Times New Roman" w:hAnsi="Times New Roman" w:eastAsia="Times New Roman" w:cs="Times New Roman"/>
        </w:rPr>
        <w:t>optimized</w:t>
      </w:r>
      <w:r w:rsidRPr="418775BF" w:rsidR="37A803FE">
        <w:rPr>
          <w:rFonts w:ascii="Times New Roman" w:hAnsi="Times New Roman" w:eastAsia="Times New Roman" w:cs="Times New Roman"/>
        </w:rPr>
        <w:t xml:space="preserve"> microstructure, combined with the 1.5% BN concentration, will improve surface </w:t>
      </w:r>
      <w:r w:rsidRPr="418775BF" w:rsidR="37A803FE">
        <w:rPr>
          <w:rFonts w:ascii="Times New Roman" w:hAnsi="Times New Roman" w:eastAsia="Times New Roman" w:cs="Times New Roman"/>
        </w:rPr>
        <w:t>wettability</w:t>
      </w:r>
      <w:r w:rsidRPr="418775BF" w:rsidR="37A803FE">
        <w:rPr>
          <w:rFonts w:ascii="Times New Roman" w:hAnsi="Times New Roman" w:eastAsia="Times New Roman" w:cs="Times New Roman"/>
        </w:rPr>
        <w:t xml:space="preserve"> and stabilize the material's degradation rate compared to the unmodified ZK60 matrix and conventionally sintered counterparts.</w:t>
      </w:r>
      <w:bookmarkStart w:name="_Int_oWXqO5cZ" w:id="16"/>
      <w:bookmarkEnd w:id="16"/>
    </w:p>
    <w:p w:rsidR="3402E82D" w:rsidP="3402E82D" w:rsidRDefault="3402E82D" w14:paraId="5E4F6CFB" w14:textId="670BC52E">
      <w:pPr>
        <w:spacing w:after="0"/>
        <w:rPr>
          <w:rFonts w:ascii="Times New Roman" w:hAnsi="Times New Roman" w:eastAsia="Times New Roman" w:cs="Times New Roman"/>
          <w:sz w:val="22"/>
          <w:szCs w:val="22"/>
        </w:rPr>
      </w:pPr>
    </w:p>
    <w:p w:rsidR="00200D9C" w:rsidP="7AB6101C" w:rsidRDefault="29546BF8" w14:paraId="29EFA524" w14:textId="64F92308">
      <w:pPr>
        <w:pStyle w:val="ListParagraph"/>
        <w:numPr>
          <w:ilvl w:val="0"/>
          <w:numId w:val="23"/>
        </w:numPr>
        <w:spacing w:after="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The impact of BN nanoparticle concentration and acoustic mixing on the in vitro corrosion and mechanical behavior of ZK60 Mg alloys</w:t>
      </w:r>
      <w:r w:rsidRPr="3402E82D" w:rsidR="5B0191C4">
        <w:rPr>
          <w:rFonts w:ascii="Times New Roman" w:hAnsi="Times New Roman" w:eastAsia="Times New Roman" w:cs="Times New Roman"/>
          <w:b/>
          <w:bCs/>
          <w:color w:val="000000" w:themeColor="text1"/>
          <w:sz w:val="22"/>
          <w:szCs w:val="22"/>
        </w:rPr>
        <w:t xml:space="preserve">, </w:t>
      </w:r>
      <w:r w:rsidRPr="3402E82D" w:rsidR="4C69D6D7">
        <w:rPr>
          <w:rFonts w:ascii="Times New Roman" w:hAnsi="Times New Roman" w:eastAsia="Times New Roman" w:cs="Times New Roman"/>
          <w:b/>
          <w:bCs/>
          <w:color w:val="000000" w:themeColor="text1"/>
          <w:sz w:val="22"/>
          <w:szCs w:val="22"/>
        </w:rPr>
        <w:t>utilizing</w:t>
      </w:r>
      <w:r w:rsidRPr="3402E82D" w:rsidR="5B0191C4">
        <w:rPr>
          <w:rFonts w:ascii="Times New Roman" w:hAnsi="Times New Roman" w:eastAsia="Times New Roman" w:cs="Times New Roman"/>
          <w:b/>
          <w:bCs/>
          <w:color w:val="000000" w:themeColor="text1"/>
          <w:sz w:val="22"/>
          <w:szCs w:val="22"/>
        </w:rPr>
        <w:t xml:space="preserve"> the fast</w:t>
      </w:r>
      <w:r w:rsidRPr="3402E82D" w:rsidR="4BA9093A">
        <w:rPr>
          <w:rFonts w:ascii="Times New Roman" w:hAnsi="Times New Roman" w:eastAsia="Times New Roman" w:cs="Times New Roman"/>
          <w:b/>
          <w:bCs/>
          <w:color w:val="000000" w:themeColor="text1"/>
          <w:sz w:val="22"/>
          <w:szCs w:val="22"/>
        </w:rPr>
        <w:t>-</w:t>
      </w:r>
      <w:r w:rsidRPr="3402E82D" w:rsidR="5B0191C4">
        <w:rPr>
          <w:rFonts w:ascii="Times New Roman" w:hAnsi="Times New Roman" w:eastAsia="Times New Roman" w:cs="Times New Roman"/>
          <w:b/>
          <w:bCs/>
          <w:color w:val="000000" w:themeColor="text1"/>
          <w:sz w:val="22"/>
          <w:szCs w:val="22"/>
        </w:rPr>
        <w:t>hot compaction method</w:t>
      </w:r>
      <w:r w:rsidRPr="3402E82D">
        <w:rPr>
          <w:rFonts w:ascii="Times New Roman" w:hAnsi="Times New Roman" w:eastAsia="Times New Roman" w:cs="Times New Roman"/>
          <w:b/>
          <w:bCs/>
          <w:color w:val="000000" w:themeColor="text1"/>
          <w:sz w:val="22"/>
          <w:szCs w:val="22"/>
        </w:rPr>
        <w:t>.</w:t>
      </w:r>
    </w:p>
    <w:p w:rsidR="00200D9C" w:rsidP="7AB6101C" w:rsidRDefault="29546BF8" w14:paraId="08FC3441" w14:textId="497A8230">
      <w:pPr>
        <w:pStyle w:val="ListParagraph"/>
        <w:numPr>
          <w:ilvl w:val="1"/>
          <w:numId w:val="23"/>
        </w:numPr>
        <w:spacing w:after="0"/>
        <w:rPr>
          <w:rFonts w:ascii="Times New Roman" w:hAnsi="Times New Roman" w:eastAsia="Times New Roman" w:cs="Times New Roman"/>
          <w:color w:val="000000" w:themeColor="text1"/>
          <w:sz w:val="22"/>
          <w:szCs w:val="22"/>
        </w:rPr>
      </w:pPr>
      <w:r w:rsidRPr="418775BF" w:rsidR="29546BF8">
        <w:rPr>
          <w:rFonts w:ascii="Times New Roman" w:hAnsi="Times New Roman" w:eastAsia="Times New Roman" w:cs="Times New Roman"/>
          <w:color w:val="000000" w:themeColor="text1" w:themeTint="FF" w:themeShade="FF"/>
          <w:sz w:val="22"/>
          <w:szCs w:val="22"/>
        </w:rPr>
        <w:t xml:space="preserve">The effects of varying BN volume fractions (0 to </w:t>
      </w:r>
      <w:ins w:author="Lucas Lebron Alvarez" w:date="2026-09-02T05:23:17.844Z" w16du:dateUtc="2026-09-02T05:23:17.844Z" w:id="6399904">
        <w:r w:rsidRPr="418775BF" w:rsidR="39C06DBE">
          <w:rPr>
            <w:rFonts w:ascii="Times New Roman" w:hAnsi="Times New Roman" w:eastAsia="Times New Roman" w:cs="Times New Roman"/>
            <w:color w:val="000000" w:themeColor="text1" w:themeTint="FF" w:themeShade="FF"/>
            <w:sz w:val="22"/>
            <w:szCs w:val="22"/>
          </w:rPr>
          <w:t>2</w:t>
        </w:r>
      </w:ins>
      <w:del w:author="Lucas Lebron Alvarez" w:date="2026-09-02T05:23:17.604Z" w16du:dateUtc="2026-09-02T05:23:17.604Z" w:id="683105641">
        <w:r w:rsidRPr="418775BF" w:rsidDel="29546BF8">
          <w:rPr>
            <w:rFonts w:ascii="Times New Roman" w:hAnsi="Times New Roman" w:eastAsia="Times New Roman" w:cs="Times New Roman"/>
            <w:color w:val="000000" w:themeColor="text1" w:themeTint="FF" w:themeShade="FF"/>
            <w:sz w:val="22"/>
            <w:szCs w:val="22"/>
          </w:rPr>
          <w:delText>3</w:delText>
        </w:r>
      </w:del>
      <w:r w:rsidRPr="418775BF" w:rsidR="29546BF8">
        <w:rPr>
          <w:rFonts w:ascii="Times New Roman" w:hAnsi="Times New Roman" w:eastAsia="Times New Roman" w:cs="Times New Roman"/>
          <w:color w:val="000000" w:themeColor="text1" w:themeTint="FF" w:themeShade="FF"/>
          <w:sz w:val="22"/>
          <w:szCs w:val="22"/>
        </w:rPr>
        <w:t>.0 vol.%) under optimized acoustic mixing conditions will be evaluated to avoid excessive agglomeration and micro-galvanic corrosion</w:t>
      </w:r>
      <w:r w:rsidRPr="418775BF" w:rsidR="7771C55D">
        <w:rPr>
          <w:rFonts w:ascii="Times New Roman" w:hAnsi="Times New Roman" w:eastAsia="Times New Roman" w:cs="Times New Roman"/>
          <w:color w:val="000000" w:themeColor="text1" w:themeTint="FF" w:themeShade="FF"/>
          <w:sz w:val="22"/>
          <w:szCs w:val="22"/>
        </w:rPr>
        <w:t xml:space="preserve">, </w:t>
      </w:r>
      <w:r w:rsidRPr="418775BF" w:rsidR="7771C55D">
        <w:rPr>
          <w:rFonts w:ascii="Times New Roman" w:hAnsi="Times New Roman" w:eastAsia="Times New Roman" w:cs="Times New Roman"/>
          <w:sz w:val="22"/>
          <w:szCs w:val="22"/>
        </w:rPr>
        <w:t>utilizing</w:t>
      </w:r>
      <w:r w:rsidRPr="418775BF" w:rsidR="7771C55D">
        <w:rPr>
          <w:rFonts w:ascii="Times New Roman" w:hAnsi="Times New Roman" w:eastAsia="Times New Roman" w:cs="Times New Roman"/>
          <w:sz w:val="22"/>
          <w:szCs w:val="22"/>
        </w:rPr>
        <w:t xml:space="preserve"> a </w:t>
      </w:r>
      <w:r w:rsidRPr="418775BF" w:rsidR="7771C55D">
        <w:rPr>
          <w:rFonts w:ascii="Times New Roman" w:hAnsi="Times New Roman" w:eastAsia="Times New Roman" w:cs="Times New Roman"/>
          <w:sz w:val="22"/>
          <w:szCs w:val="22"/>
        </w:rPr>
        <w:t>Resodyn</w:t>
      </w:r>
      <w:r w:rsidRPr="418775BF" w:rsidR="7771C55D">
        <w:rPr>
          <w:rFonts w:ascii="Times New Roman" w:hAnsi="Times New Roman" w:eastAsia="Times New Roman" w:cs="Times New Roman"/>
          <w:sz w:val="22"/>
          <w:szCs w:val="22"/>
        </w:rPr>
        <w:t xml:space="preserve"> Acoustic Mixer</w:t>
      </w:r>
      <w:r w:rsidRPr="418775BF" w:rsidR="29546BF8">
        <w:rPr>
          <w:rFonts w:ascii="Times New Roman" w:hAnsi="Times New Roman" w:eastAsia="Times New Roman" w:cs="Times New Roman"/>
          <w:sz w:val="22"/>
          <w:szCs w:val="22"/>
        </w:rPr>
        <w:t>.</w:t>
      </w:r>
    </w:p>
    <w:p w:rsidR="00200D9C" w:rsidP="61A93A42" w:rsidRDefault="29546BF8" w14:paraId="03BABA0F" w14:textId="267C8F32">
      <w:pPr>
        <w:pStyle w:val="ListParagraph"/>
        <w:numPr>
          <w:ilvl w:val="1"/>
          <w:numId w:val="2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 xml:space="preserve">The samples will be tested </w:t>
      </w:r>
      <w:bookmarkStart w:name="_Int_XSveuRvr" w:id="19"/>
      <w:r w:rsidRPr="3402E82D">
        <w:rPr>
          <w:rFonts w:ascii="Times New Roman" w:hAnsi="Times New Roman" w:eastAsia="Times New Roman" w:cs="Times New Roman"/>
          <w:color w:val="000000" w:themeColor="text1"/>
          <w:sz w:val="22"/>
          <w:szCs w:val="22"/>
        </w:rPr>
        <w:t>by:</w:t>
      </w:r>
      <w:bookmarkEnd w:id="19"/>
      <w:r w:rsidRPr="3402E82D">
        <w:rPr>
          <w:rFonts w:ascii="Times New Roman" w:hAnsi="Times New Roman" w:eastAsia="Times New Roman" w:cs="Times New Roman"/>
          <w:color w:val="000000" w:themeColor="text1"/>
          <w:sz w:val="22"/>
          <w:szCs w:val="22"/>
        </w:rPr>
        <w:t xml:space="preserve"> immersion testing (mass loss, pH monitoring, hydrogen evolution), potentiodynamic polarization (PDP), electrochemical impedance spectroscopy (EIS), and optical/SEM microstructural investigation</w:t>
      </w:r>
      <w:r w:rsidRPr="3402E82D" w:rsidR="1E8B24BD">
        <w:rPr>
          <w:rFonts w:ascii="Times New Roman" w:hAnsi="Times New Roman" w:eastAsia="Times New Roman" w:cs="Times New Roman"/>
          <w:color w:val="000000" w:themeColor="text1"/>
          <w:sz w:val="22"/>
          <w:szCs w:val="22"/>
        </w:rPr>
        <w:t xml:space="preserve">; </w:t>
      </w:r>
      <w:r w:rsidRPr="3402E82D" w:rsidR="1E8B24BD">
        <w:rPr>
          <w:rFonts w:ascii="Times New Roman" w:hAnsi="Times New Roman" w:eastAsia="Times New Roman" w:cs="Times New Roman"/>
          <w:sz w:val="22"/>
          <w:szCs w:val="22"/>
        </w:rPr>
        <w:t>as well as various mechanical tests</w:t>
      </w:r>
      <w:r w:rsidRPr="3402E82D" w:rsidR="4B84B12D">
        <w:rPr>
          <w:rFonts w:ascii="Times New Roman" w:hAnsi="Times New Roman" w:eastAsia="Times New Roman" w:cs="Times New Roman"/>
          <w:sz w:val="22"/>
          <w:szCs w:val="22"/>
        </w:rPr>
        <w:t xml:space="preserve"> such as Density, porosity and flowability</w:t>
      </w:r>
      <w:r w:rsidRPr="3402E82D">
        <w:rPr>
          <w:rFonts w:ascii="Times New Roman" w:hAnsi="Times New Roman" w:eastAsia="Times New Roman" w:cs="Times New Roman"/>
          <w:sz w:val="22"/>
          <w:szCs w:val="22"/>
        </w:rPr>
        <w:t>.</w:t>
      </w:r>
    </w:p>
    <w:p w:rsidR="287EA1CC" w:rsidP="51365BA1" w:rsidRDefault="287EA1CC" w14:paraId="5DF915DF" w14:textId="288D9A3B">
      <w:pPr>
        <w:pStyle w:val="ListParagraph"/>
        <w:numPr>
          <w:ilvl w:val="1"/>
          <w:numId w:val="23"/>
        </w:numPr>
        <w:spacing w:after="0"/>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Hypothesis: Acoustic mixing will uniformly disperse BN nanoparticles up to an optimal threshold (likely 1.0 or 1.5 vol.%), yielding peak microhardness and corrosion resistance. Exceeding this threshold (e.g., 3.0 vol.%) will overwhelm the acoustic dispersion capabilities, causing localized BN agglomeration that increases material brittleness and accelerates degradation through micro-galvanic corrosion.</w:t>
      </w:r>
    </w:p>
    <w:p w:rsidR="1A0B131D" w:rsidP="418775BF" w:rsidRDefault="1A0B131D" w14:paraId="64BEBFE7" w14:textId="40FD867E">
      <w:pPr>
        <w:pStyle w:val="Normal"/>
        <w:spacing w:after="0"/>
        <w:ind w:left="720"/>
        <w:rPr>
          <w:rFonts w:ascii="Times New Roman" w:hAnsi="Times New Roman" w:eastAsia="Times New Roman" w:cs="Times New Roman"/>
          <w:b w:val="1"/>
          <w:bCs w:val="1"/>
          <w:color w:val="000000" w:themeColor="text1"/>
          <w:sz w:val="22"/>
          <w:szCs w:val="22"/>
        </w:rPr>
      </w:pPr>
    </w:p>
    <w:p w:rsidR="00200D9C" w:rsidP="7AB6101C" w:rsidRDefault="29546BF8" w14:paraId="569308F3" w14:textId="14B72E3D">
      <w:pPr>
        <w:pStyle w:val="ListParagraph"/>
        <w:numPr>
          <w:ilvl w:val="0"/>
          <w:numId w:val="23"/>
        </w:numPr>
        <w:spacing w:after="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Powder characterization and flowability optimization for future magnesium additive manufacturing.</w:t>
      </w:r>
    </w:p>
    <w:p w:rsidR="00200D9C" w:rsidP="7AB6101C" w:rsidRDefault="29546BF8" w14:paraId="4903826E" w14:textId="56ED1592">
      <w:pPr>
        <w:pStyle w:val="ListParagraph"/>
        <w:numPr>
          <w:ilvl w:val="1"/>
          <w:numId w:val="2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Assessing how acoustic mixing preserves spherical powder morphology and homogeneous nanoparticle distribution, reducing oxidation risks compared to traditional milling.</w:t>
      </w:r>
    </w:p>
    <w:p w:rsidR="00200D9C" w:rsidP="7AB6101C" w:rsidRDefault="29546BF8" w14:paraId="20855C26" w14:textId="6F22BD00">
      <w:pPr>
        <w:pStyle w:val="ListParagraph"/>
        <w:numPr>
          <w:ilvl w:val="1"/>
          <w:numId w:val="2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powders will be tested by: apparent and tap density, angle of repose (flowability test), particle size distribution, and SEM imaging of mixed powders.</w:t>
      </w:r>
    </w:p>
    <w:p w:rsidR="49BD2565" w:rsidP="61A93A42" w:rsidRDefault="49BD2565" w14:paraId="7FD2BEC5" w14:textId="0244ABC5">
      <w:pPr>
        <w:pStyle w:val="ListParagraph"/>
        <w:numPr>
          <w:ilvl w:val="1"/>
          <w:numId w:val="2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Hypothesis: Unlike traditional high-energy ball milling, high-frequency acoustic mixing will successfully embed the BN reinforcements while preserving the spherical morphology of the atomized ZK60 powder. This preserved morphology will yield high packing densities and excellent flowability, confirming the acoustic mixing workflow as a viable, solvent-free preparation method for powder-bed fusion additive manufacturing feedstock.</w:t>
      </w:r>
    </w:p>
    <w:p w:rsidR="5F0CC616" w:rsidP="3D26110B" w:rsidRDefault="5F0CC616" w14:paraId="415B1900" w14:textId="094F6031">
      <w:pPr>
        <w:spacing w:after="0"/>
        <w:rPr>
          <w:rFonts w:ascii="Times New Roman" w:hAnsi="Times New Roman" w:eastAsia="Times New Roman" w:cs="Times New Roman"/>
          <w:color w:val="000000" w:themeColor="text1"/>
          <w:sz w:val="22"/>
          <w:szCs w:val="22"/>
        </w:rPr>
      </w:pPr>
    </w:p>
    <w:p w:rsidR="5F0CC616" w:rsidP="3D26110B" w:rsidRDefault="5F0CC616" w14:paraId="7D6EA486" w14:textId="2C374064">
      <w:pPr>
        <w:spacing w:after="0"/>
        <w:rPr>
          <w:rFonts w:ascii="Times New Roman" w:hAnsi="Times New Roman" w:eastAsia="Times New Roman" w:cs="Times New Roman"/>
          <w:color w:val="000000" w:themeColor="text1"/>
          <w:sz w:val="22"/>
          <w:szCs w:val="22"/>
        </w:rPr>
      </w:pPr>
    </w:p>
    <w:p w:rsidR="00200D9C" w:rsidP="5EDD7A07" w:rsidRDefault="296F755C" w14:paraId="187B5D07" w14:textId="37381FA9">
      <w:pPr>
        <w:spacing w:before="240" w:after="0"/>
        <w:jc w:val="center"/>
      </w:pPr>
    </w:p>
    <w:p w:rsidR="418775BF" w:rsidP="418775BF" w:rsidRDefault="418775BF" w14:paraId="13B8E415" w14:textId="2312D59F">
      <w:pPr>
        <w:spacing w:before="240" w:after="0"/>
        <w:jc w:val="center"/>
      </w:pPr>
    </w:p>
    <w:p w:rsidR="418775BF" w:rsidP="418775BF" w:rsidRDefault="418775BF" w14:paraId="6E912C9A" w14:textId="539999EE">
      <w:pPr>
        <w:spacing w:before="240" w:after="0"/>
        <w:jc w:val="center"/>
      </w:pPr>
    </w:p>
    <w:p w:rsidR="1174F86E" w:rsidP="418775BF" w:rsidRDefault="1174F86E" w14:paraId="4EAE8BA4" w14:textId="43BB2FB1">
      <w:pPr>
        <w:spacing w:before="240" w:after="0"/>
        <w:jc w:val="center"/>
      </w:pPr>
      <w:r w:rsidR="1174F86E">
        <w:drawing>
          <wp:inline wp14:editId="16BB6526" wp14:anchorId="1E3EBEE5">
            <wp:extent cx="5879145" cy="7611174"/>
            <wp:effectExtent l="0" t="0" r="0" b="0"/>
            <wp:docPr id="167440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402489" name="Picture 1674402489"/>
                    <pic:cNvPicPr/>
                  </pic:nvPicPr>
                  <pic:blipFill>
                    <a:blip xmlns:r="http://schemas.openxmlformats.org/officeDocument/2006/relationships" r:embed="rId1614912072">
                      <a:extLst>
                        <a:ext uri="{28A0092B-C50C-407E-A947-70E740481C1C}">
                          <a14:useLocalDpi xmlns:a14="http://schemas.microsoft.com/office/drawing/2010/main"/>
                        </a:ext>
                      </a:extLst>
                    </a:blip>
                    <a:stretch>
                      <a:fillRect/>
                    </a:stretch>
                  </pic:blipFill>
                  <pic:spPr>
                    <a:xfrm rot="0">
                      <a:off x="0" y="0"/>
                      <a:ext cx="5879145" cy="7611174"/>
                    </a:xfrm>
                    <a:prstGeom prst="rect">
                      <a:avLst/>
                    </a:prstGeom>
                  </pic:spPr>
                </pic:pic>
              </a:graphicData>
            </a:graphic>
          </wp:inline>
        </w:drawing>
      </w:r>
    </w:p>
    <w:p w:rsidR="00200D9C" w:rsidP="3402E82D" w:rsidRDefault="29546BF8" w14:paraId="078578CF" w14:textId="014DC414">
      <w:pPr>
        <w:spacing w:before="240" w:after="240"/>
        <w:rPr>
          <w:rFonts w:ascii="Times New Roman" w:hAnsi="Times New Roman" w:eastAsia="Times New Roman" w:cs="Times New Roman"/>
        </w:rPr>
      </w:pPr>
      <w:r w:rsidRPr="3402E82D">
        <w:rPr>
          <w:rFonts w:ascii="Times New Roman" w:hAnsi="Times New Roman" w:eastAsia="Times New Roman" w:cs="Times New Roman"/>
        </w:rPr>
        <w:br w:type="page"/>
      </w:r>
    </w:p>
    <w:p w:rsidR="00200D9C" w:rsidP="3D26110B" w:rsidRDefault="29546BF8" w14:paraId="35ACB010" w14:textId="46A9FD75">
      <w:pPr>
        <w:spacing w:before="240" w:after="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2. Experimental Work:</w:t>
      </w:r>
    </w:p>
    <w:p w:rsidR="00200D9C" w:rsidP="7AB6101C" w:rsidRDefault="29546BF8" w14:paraId="53372F6F" w14:textId="712E49F8">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2.1. Samples Preparation:</w:t>
      </w:r>
    </w:p>
    <w:p w:rsidR="00200D9C" w:rsidP="7AB6101C" w:rsidRDefault="29546BF8" w14:paraId="060A91FB" w14:textId="02893A0A">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2.1.1. Materials:</w:t>
      </w:r>
    </w:p>
    <w:p w:rsidR="00200D9C" w:rsidP="7AB6101C" w:rsidRDefault="29546BF8" w14:paraId="289A3581" w14:textId="23B9ED1A">
      <w:pPr>
        <w:pStyle w:val="ListParagraph"/>
        <w:numPr>
          <w:ilvl w:val="0"/>
          <w:numId w:val="2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Matrix Material:</w:t>
      </w:r>
      <w:r w:rsidRPr="3402E82D">
        <w:rPr>
          <w:rFonts w:ascii="Times New Roman" w:hAnsi="Times New Roman" w:eastAsia="Times New Roman" w:cs="Times New Roman"/>
          <w:color w:val="000000" w:themeColor="text1"/>
          <w:sz w:val="22"/>
          <w:szCs w:val="22"/>
        </w:rPr>
        <w:t xml:space="preserve"> ZK60 Mg alloy atomized powder (approximate composition: 5.5 wt.% Zn, 0.4 wt.% Zr, balance Mg) with a particle size of approximately 50–100 µm.</w:t>
      </w:r>
    </w:p>
    <w:p w:rsidR="00200D9C" w:rsidP="7AB6101C" w:rsidRDefault="29546BF8" w14:paraId="0483D273" w14:textId="46221664">
      <w:pPr>
        <w:pStyle w:val="ListParagraph"/>
        <w:numPr>
          <w:ilvl w:val="0"/>
          <w:numId w:val="2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Primary Reinforcement:</w:t>
      </w:r>
      <w:r w:rsidRPr="3402E82D">
        <w:rPr>
          <w:rFonts w:ascii="Times New Roman" w:hAnsi="Times New Roman" w:eastAsia="Times New Roman" w:cs="Times New Roman"/>
          <w:color w:val="000000" w:themeColor="text1"/>
          <w:sz w:val="22"/>
          <w:szCs w:val="22"/>
        </w:rPr>
        <w:t xml:space="preserve"> Hexagonal BN nanoparticles with a particle size of approximately 45–80 nm (depending on supplier batch) and a purity of roughly 99.8%.</w:t>
      </w:r>
    </w:p>
    <w:p w:rsidR="00200D9C" w:rsidP="61A93A42" w:rsidRDefault="29546BF8" w14:paraId="6D6DEB74" w14:textId="44A69EA6">
      <w:pPr>
        <w:spacing w:before="240" w:after="24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Phase 1: Primary BN Concentration Study (Acoustic Mixing &amp; Fast Hot Compaction)</w:t>
      </w:r>
      <w:r w:rsidRPr="3402E82D">
        <w:rPr>
          <w:rFonts w:ascii="Times New Roman" w:hAnsi="Times New Roman" w:eastAsia="Times New Roman" w:cs="Times New Roman"/>
          <w:color w:val="000000" w:themeColor="text1"/>
          <w:sz w:val="22"/>
          <w:szCs w:val="22"/>
        </w:rPr>
        <w:t xml:space="preserve"> </w:t>
      </w:r>
    </w:p>
    <w:p w:rsidR="00200D9C" w:rsidP="7AB6101C" w:rsidRDefault="29546BF8" w14:paraId="08F97122" w14:textId="07AB1D2B">
      <w:pPr>
        <w:spacing w:before="240" w:after="24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This phase relies solely on acoustic mixing and rapid hot compaction without traditional long-duration sintering.</w:t>
      </w:r>
    </w:p>
    <w:p w:rsidR="00200D9C" w:rsidP="7AB6101C" w:rsidRDefault="29546BF8" w14:paraId="6227E468" w14:textId="6AA543DD">
      <w:pPr>
        <w:pStyle w:val="ListParagraph"/>
        <w:numPr>
          <w:ilvl w:val="0"/>
          <w:numId w:val="2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Compositions:</w:t>
      </w:r>
      <w:r w:rsidRPr="3402E82D">
        <w:rPr>
          <w:rFonts w:ascii="Times New Roman" w:hAnsi="Times New Roman" w:eastAsia="Times New Roman" w:cs="Times New Roman"/>
          <w:color w:val="000000" w:themeColor="text1"/>
          <w:sz w:val="22"/>
          <w:szCs w:val="22"/>
        </w:rPr>
        <w:t xml:space="preserve"> Four different BN concentrations will be prepared to identify the optimal threshold:</w:t>
      </w:r>
    </w:p>
    <w:p w:rsidR="00200D9C" w:rsidP="7AB6101C" w:rsidRDefault="29546BF8" w14:paraId="72D1046E" w14:textId="1FF82C7F">
      <w:pPr>
        <w:pStyle w:val="ListParagraph"/>
        <w:numPr>
          <w:ilvl w:val="1"/>
          <w:numId w:val="21"/>
        </w:numPr>
        <w:spacing w:after="0"/>
        <w:rPr>
          <w:ins w:author="Lucas Lebron Alvarez" w:date="2026-09-02T05:59:16.292Z" w16du:dateUtc="2026-09-02T05:59:16.292Z" w:id="796522002"/>
          <w:rFonts w:ascii="Times New Roman" w:hAnsi="Times New Roman" w:eastAsia="Times New Roman" w:cs="Times New Roman"/>
          <w:color w:val="000000" w:themeColor="text1"/>
          <w:sz w:val="22"/>
          <w:szCs w:val="22"/>
        </w:rPr>
      </w:pPr>
      <w:r w:rsidRPr="418775BF" w:rsidR="29546BF8">
        <w:rPr>
          <w:rFonts w:ascii="Times New Roman" w:hAnsi="Times New Roman" w:eastAsia="Times New Roman" w:cs="Times New Roman"/>
          <w:color w:val="000000" w:themeColor="text1" w:themeTint="FF" w:themeShade="FF"/>
          <w:sz w:val="22"/>
          <w:szCs w:val="22"/>
        </w:rPr>
        <w:t>0 vol.% BN (ZK60 control)</w:t>
      </w:r>
    </w:p>
    <w:p w:rsidR="54E99987" w:rsidP="418775BF" w:rsidRDefault="54E99987" w14:paraId="10DF3FC4" w14:textId="6D41DB9C">
      <w:pPr>
        <w:pStyle w:val="ListParagraph"/>
        <w:numPr>
          <w:ilvl w:val="1"/>
          <w:numId w:val="21"/>
        </w:numPr>
        <w:spacing w:after="0"/>
        <w:rPr>
          <w:rFonts w:ascii="Times New Roman" w:hAnsi="Times New Roman" w:eastAsia="Times New Roman" w:cs="Times New Roman"/>
          <w:color w:val="000000" w:themeColor="text1" w:themeTint="FF" w:themeShade="FF"/>
          <w:sz w:val="22"/>
          <w:szCs w:val="22"/>
        </w:rPr>
      </w:pPr>
      <w:ins w:author="Lucas Lebron Alvarez" w:date="2026-09-02T05:59:24.681Z" w16du:dateUtc="2026-09-02T05:59:24.681Z" w:id="1851259538">
        <w:r w:rsidRPr="418775BF" w:rsidR="54E99987">
          <w:rPr>
            <w:rFonts w:ascii="Times New Roman" w:hAnsi="Times New Roman" w:eastAsia="Times New Roman" w:cs="Times New Roman"/>
            <w:color w:val="000000" w:themeColor="text1" w:themeTint="FF" w:themeShade="FF"/>
            <w:sz w:val="22"/>
            <w:szCs w:val="22"/>
          </w:rPr>
          <w:t>0.5 vol. % BN</w:t>
        </w:r>
      </w:ins>
    </w:p>
    <w:p w:rsidR="00200D9C" w:rsidP="3402E82D" w:rsidRDefault="29546BF8" w14:paraId="6CD5FA34" w14:textId="0523B5FF">
      <w:pPr>
        <w:pStyle w:val="ListParagraph"/>
        <w:numPr>
          <w:ilvl w:val="1"/>
          <w:numId w:val="2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1.0 vol.% BN (comparison baseline from prior rapid hot-compaction studies)</w:t>
      </w:r>
      <w:r w:rsidRPr="3402E82D" w:rsidR="2DA94042">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ZDg4OWM2OTktYzk0OS00MThhLWFkMjctMDhlYWQ5YmYyOTVk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
          <w:id w:val="2109062177"/>
          <w:placeholder>
            <w:docPart w:val="183272B1738E47659AD253A3756B7168"/>
          </w:placeholder>
        </w:sdtPr>
        <w:sdtContent>
          <w:r w:rsidRPr="3402E82D" w:rsidR="3402E82D">
            <w:rPr>
              <w:rFonts w:ascii="Times New Roman" w:hAnsi="Times New Roman" w:eastAsia="Times New Roman" w:cs="Times New Roman"/>
              <w:color w:val="000000" w:themeColor="text1"/>
              <w:sz w:val="22"/>
              <w:szCs w:val="22"/>
            </w:rPr>
            <w:t>(Abdrabo et al., 2025)</w:t>
          </w:r>
        </w:sdtContent>
      </w:sdt>
    </w:p>
    <w:p w:rsidR="00200D9C" w:rsidP="3402E82D" w:rsidRDefault="29546BF8" w14:paraId="39A3BDF0" w14:textId="04E5FC1B">
      <w:pPr>
        <w:pStyle w:val="ListParagraph"/>
        <w:numPr>
          <w:ilvl w:val="1"/>
          <w:numId w:val="2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1.5 vol.% BN (prior best-supported concentration for hardness response)</w:t>
      </w:r>
      <w:r w:rsidRPr="3402E82D" w:rsidR="4EC39D12">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OWMwMzZmZDgtMjZiYy00YTVhLWE1NWItNjIzMzkxMGQ4Mjdh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
          <w:id w:val="1116256086"/>
          <w:placeholder>
            <w:docPart w:val="C5185EB523504071B58D9F0A88A728CB"/>
          </w:placeholder>
        </w:sdtPr>
        <w:sdtContent>
          <w:r w:rsidRPr="3402E82D" w:rsidR="3402E82D">
            <w:rPr>
              <w:rFonts w:ascii="Times New Roman" w:hAnsi="Times New Roman" w:eastAsia="Times New Roman" w:cs="Times New Roman"/>
              <w:color w:val="000000" w:themeColor="text1"/>
              <w:sz w:val="22"/>
              <w:szCs w:val="22"/>
            </w:rPr>
            <w:t>[13]</w:t>
          </w:r>
        </w:sdtContent>
      </w:sdt>
    </w:p>
    <w:p w:rsidR="00200D9C" w:rsidP="7AB6101C" w:rsidRDefault="29546BF8" w14:paraId="0EE208A6" w14:textId="21B58F37">
      <w:pPr>
        <w:pStyle w:val="ListParagraph"/>
        <w:numPr>
          <w:ilvl w:val="1"/>
          <w:numId w:val="21"/>
        </w:numPr>
        <w:spacing w:after="0"/>
        <w:rPr>
          <w:rFonts w:ascii="Times New Roman" w:hAnsi="Times New Roman" w:eastAsia="Times New Roman" w:cs="Times New Roman"/>
          <w:color w:val="000000" w:themeColor="text1"/>
          <w:sz w:val="22"/>
          <w:szCs w:val="22"/>
        </w:rPr>
      </w:pPr>
      <w:ins w:author="Lucas Lebron Alvarez" w:date="2026-09-02T05:59:39.777Z" w16du:dateUtc="2026-09-02T05:59:39.777Z" w:id="2109010407">
        <w:r w:rsidRPr="418775BF" w:rsidR="37DA9D57">
          <w:rPr>
            <w:rFonts w:ascii="Times New Roman" w:hAnsi="Times New Roman" w:eastAsia="Times New Roman" w:cs="Times New Roman"/>
            <w:color w:val="000000" w:themeColor="text1" w:themeTint="FF" w:themeShade="FF"/>
            <w:sz w:val="22"/>
            <w:szCs w:val="22"/>
          </w:rPr>
          <w:t>2</w:t>
        </w:r>
      </w:ins>
      <w:del w:author="Lucas Lebron Alvarez" w:date="2026-09-02T05:59:39.397Z" w16du:dateUtc="2026-09-02T05:59:39.397Z" w:id="1233670221">
        <w:r w:rsidRPr="418775BF" w:rsidDel="29546BF8">
          <w:rPr>
            <w:rFonts w:ascii="Times New Roman" w:hAnsi="Times New Roman" w:eastAsia="Times New Roman" w:cs="Times New Roman"/>
            <w:color w:val="000000" w:themeColor="text1" w:themeTint="FF" w:themeShade="FF"/>
            <w:sz w:val="22"/>
            <w:szCs w:val="22"/>
          </w:rPr>
          <w:delText>3</w:delText>
        </w:r>
      </w:del>
      <w:r w:rsidRPr="418775BF" w:rsidR="29546BF8">
        <w:rPr>
          <w:rFonts w:ascii="Times New Roman" w:hAnsi="Times New Roman" w:eastAsia="Times New Roman" w:cs="Times New Roman"/>
          <w:color w:val="000000" w:themeColor="text1" w:themeTint="FF" w:themeShade="FF"/>
          <w:sz w:val="22"/>
          <w:szCs w:val="22"/>
        </w:rPr>
        <w:t xml:space="preserve">.0 vol.% BN </w:t>
      </w:r>
      <w:del w:author="Lucas Lebron Alvarez" w:date="2026-09-02T05:59:48.443Z" w16du:dateUtc="2026-09-02T05:59:48.443Z" w:id="131741212">
        <w:r w:rsidRPr="418775BF" w:rsidDel="29546BF8">
          <w:rPr>
            <w:rFonts w:ascii="Times New Roman" w:hAnsi="Times New Roman" w:eastAsia="Times New Roman" w:cs="Times New Roman"/>
            <w:color w:val="000000" w:themeColor="text1" w:themeTint="FF" w:themeShade="FF"/>
            <w:sz w:val="22"/>
            <w:szCs w:val="22"/>
          </w:rPr>
          <w:delText>(high-reinforcement condition to test agglomeration risk/brittleness)</w:delText>
        </w:r>
      </w:del>
    </w:p>
    <w:p w:rsidR="00200D9C" w:rsidP="7AB6101C" w:rsidRDefault="29546BF8" w14:paraId="4AF87CE9" w14:textId="4320A7C9">
      <w:pPr>
        <w:pStyle w:val="ListParagraph"/>
        <w:numPr>
          <w:ilvl w:val="0"/>
          <w:numId w:val="2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Acoustic Mixing:</w:t>
      </w:r>
      <w:r w:rsidRPr="3402E82D">
        <w:rPr>
          <w:rFonts w:ascii="Times New Roman" w:hAnsi="Times New Roman" w:eastAsia="Times New Roman" w:cs="Times New Roman"/>
          <w:color w:val="000000" w:themeColor="text1"/>
          <w:sz w:val="22"/>
          <w:szCs w:val="22"/>
        </w:rPr>
        <w:t xml:space="preserve"> Powders will be blended using a Resodyn Acoustic Mixer at an optimized baseline of 90g acceleration, 4 minutes of blending time, and a 60% container fill level</w:t>
      </w:r>
      <w:r w:rsidRPr="3402E82D" w:rsidR="20E92AE3">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ZWY2MzlmN2ItZWU3Ny00ZjhjLWJhZWQtZTJkZjM1ZWE4NTgy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
          <w:id w:val="1161842550"/>
          <w:placeholder>
            <w:docPart w:val="B5BCB76130DC40A8A8436CBE232494D0"/>
          </w:placeholder>
        </w:sdtPr>
        <w:sdtContent>
          <w:r w:rsidRPr="3402E82D" w:rsidR="3402E82D">
            <w:rPr>
              <w:rFonts w:ascii="Times New Roman" w:hAnsi="Times New Roman" w:eastAsia="Times New Roman" w:cs="Times New Roman"/>
              <w:color w:val="000000" w:themeColor="text1"/>
              <w:sz w:val="22"/>
              <w:szCs w:val="22"/>
            </w:rPr>
            <w:t>[13]</w:t>
          </w:r>
        </w:sdtContent>
      </w:sdt>
      <w:r w:rsidRPr="3402E82D">
        <w:rPr>
          <w:rFonts w:ascii="Times New Roman" w:hAnsi="Times New Roman" w:eastAsia="Times New Roman" w:cs="Times New Roman"/>
        </w:rPr>
        <w:t>.</w:t>
      </w:r>
    </w:p>
    <w:p w:rsidR="00200D9C" w:rsidP="3402E82D" w:rsidRDefault="29546BF8" w14:paraId="50FF8F21" w14:textId="2A8A1B1B">
      <w:pPr>
        <w:pStyle w:val="ListParagraph"/>
        <w:numPr>
          <w:ilvl w:val="0"/>
          <w:numId w:val="21"/>
        </w:numPr>
        <w:spacing w:after="0"/>
        <w:rPr>
          <w:rFonts w:ascii="Times New Roman" w:hAnsi="Times New Roman" w:eastAsia="Times New Roman" w:cs="Times New Roman"/>
          <w:i/>
          <w:iCs/>
          <w:color w:val="000000" w:themeColor="text1"/>
          <w:sz w:val="22"/>
          <w:szCs w:val="22"/>
        </w:rPr>
      </w:pPr>
      <w:r w:rsidRPr="3402E82D">
        <w:rPr>
          <w:rFonts w:ascii="Times New Roman" w:hAnsi="Times New Roman" w:eastAsia="Times New Roman" w:cs="Times New Roman"/>
          <w:b/>
          <w:bCs/>
          <w:color w:val="000000" w:themeColor="text1"/>
          <w:sz w:val="22"/>
          <w:szCs w:val="22"/>
        </w:rPr>
        <w:t>Fast Hot Compaction:</w:t>
      </w:r>
      <w:r w:rsidRPr="3402E82D">
        <w:rPr>
          <w:rFonts w:ascii="Times New Roman" w:hAnsi="Times New Roman" w:eastAsia="Times New Roman" w:cs="Times New Roman"/>
          <w:color w:val="000000" w:themeColor="text1"/>
          <w:sz w:val="22"/>
          <w:szCs w:val="22"/>
        </w:rPr>
        <w:t xml:space="preserve"> The mixed powders will be loaded into a compaction die. Compaction will be applied at a temperature of 250°C and a load of 6 tons for 5 minutes</w:t>
      </w:r>
      <w:r w:rsidRPr="3402E82D" w:rsidR="233E17BB">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NWRmMGJiMTgtMDY5Mi00YmJlLTg3ZGEtNTgwOWE3YmU2ZTBi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
          <w:id w:val="1703458946"/>
          <w:placeholder>
            <w:docPart w:val="7C8C71CD605A407D8FC78FEADFBFEB64"/>
          </w:placeholder>
        </w:sdtPr>
        <w:sdtContent>
          <w:r w:rsidRPr="3402E82D" w:rsidR="3402E82D">
            <w:rPr>
              <w:rFonts w:ascii="Times New Roman" w:hAnsi="Times New Roman" w:eastAsia="Times New Roman" w:cs="Times New Roman"/>
              <w:color w:val="000000" w:themeColor="text1"/>
              <w:sz w:val="22"/>
              <w:szCs w:val="22"/>
            </w:rPr>
            <w:t>(Abdrabo et al., 2025)</w:t>
          </w:r>
        </w:sdtContent>
      </w:sdt>
      <w:r w:rsidRPr="3402E82D" w:rsidR="7799729A">
        <w:rPr>
          <w:rFonts w:ascii="Times New Roman" w:hAnsi="Times New Roman" w:eastAsia="Times New Roman" w:cs="Times New Roman"/>
        </w:rPr>
        <w:t>.</w:t>
      </w:r>
      <w:r w:rsidRPr="3402E82D">
        <w:rPr>
          <w:rFonts w:ascii="Times New Roman" w:hAnsi="Times New Roman" w:eastAsia="Times New Roman" w:cs="Times New Roman"/>
        </w:rPr>
        <w:t xml:space="preserve"> </w:t>
      </w:r>
      <w:r w:rsidRPr="3402E82D">
        <w:rPr>
          <w:rFonts w:ascii="Times New Roman" w:hAnsi="Times New Roman" w:eastAsia="Times New Roman" w:cs="Times New Roman"/>
          <w:i/>
          <w:iCs/>
          <w:color w:val="000000" w:themeColor="text1"/>
          <w:sz w:val="22"/>
          <w:szCs w:val="22"/>
        </w:rPr>
        <w:t xml:space="preserve">(Note: Pressure will be consistently reported in MPa alongside load in tons to account for specific die </w:t>
      </w:r>
      <w:r w:rsidRPr="3402E82D" w:rsidR="51CA3668">
        <w:rPr>
          <w:rFonts w:ascii="Times New Roman" w:hAnsi="Times New Roman" w:eastAsia="Times New Roman" w:cs="Times New Roman"/>
          <w:i/>
          <w:iCs/>
          <w:color w:val="000000" w:themeColor="text1"/>
          <w:sz w:val="22"/>
          <w:szCs w:val="22"/>
        </w:rPr>
        <w:t>diameters).</w:t>
      </w:r>
    </w:p>
    <w:p w:rsidR="61A93A42" w:rsidP="3402E82D" w:rsidRDefault="61A93A42" w14:paraId="03803DAC" w14:textId="753348DB">
      <w:pPr>
        <w:pStyle w:val="ListParagraph"/>
        <w:spacing w:after="0"/>
        <w:rPr>
          <w:rFonts w:ascii="Times New Roman" w:hAnsi="Times New Roman" w:eastAsia="Times New Roman" w:cs="Times New Roman"/>
          <w:i/>
          <w:iCs/>
          <w:color w:val="000000" w:themeColor="text1"/>
          <w:sz w:val="22"/>
          <w:szCs w:val="22"/>
        </w:rPr>
      </w:pPr>
    </w:p>
    <w:p w:rsidR="00200D9C" w:rsidP="61A93A42" w:rsidRDefault="2C2D7BB0" w14:paraId="305378EB" w14:textId="3DF9E371">
      <w:pPr>
        <w:spacing w:after="0"/>
        <w:rPr>
          <w:rFonts w:ascii="Times New Roman" w:hAnsi="Times New Roman" w:eastAsia="Times New Roman" w:cs="Times New Roman"/>
          <w:b/>
          <w:bCs/>
          <w:color w:val="000000" w:themeColor="text1"/>
          <w:sz w:val="22"/>
          <w:szCs w:val="22"/>
        </w:rPr>
      </w:pPr>
      <w:commentRangeStart w:id="27"/>
      <w:r w:rsidRPr="3402E82D">
        <w:rPr>
          <w:rFonts w:ascii="Times New Roman" w:hAnsi="Times New Roman" w:eastAsia="Times New Roman" w:cs="Times New Roman"/>
          <w:b/>
          <w:bCs/>
          <w:color w:val="000000" w:themeColor="text1"/>
          <w:sz w:val="22"/>
          <w:szCs w:val="22"/>
        </w:rPr>
        <w:t xml:space="preserve">Phase 2: </w:t>
      </w:r>
      <w:r w:rsidRPr="3402E82D" w:rsidR="29546BF8">
        <w:rPr>
          <w:rFonts w:ascii="Times New Roman" w:hAnsi="Times New Roman" w:eastAsia="Times New Roman" w:cs="Times New Roman"/>
          <w:b/>
          <w:bCs/>
          <w:color w:val="000000" w:themeColor="text1"/>
          <w:sz w:val="22"/>
          <w:szCs w:val="22"/>
        </w:rPr>
        <w:t>Fast Hot Compaction vs. Conventional Sintering:</w:t>
      </w:r>
      <w:commentRangeEnd w:id="27"/>
      <w:r>
        <w:rPr>
          <w:rStyle w:val="CommentReference"/>
          <w:rFonts w:ascii="Times New Roman" w:hAnsi="Times New Roman" w:eastAsia="Times New Roman" w:cs="Times New Roman"/>
          <w:b/>
          <w:bCs/>
          <w:color w:val="000000" w:themeColor="text1"/>
          <w:sz w:val="22"/>
          <w:szCs w:val="22"/>
        </w:rPr>
        <w:commentReference w:id="27"/>
      </w:r>
    </w:p>
    <w:p w:rsidR="00200D9C" w:rsidP="7AB6101C" w:rsidRDefault="29546BF8" w14:paraId="0ABB8AF1" w14:textId="01A03BA1">
      <w:pPr>
        <w:spacing w:before="240" w:after="24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This phase will evaluate if rapid hot compaction can reduce or replace long sintering steps without sacrificing structural integrity, density, or corrosion resistance.</w:t>
      </w:r>
    </w:p>
    <w:p w:rsidR="00200D9C" w:rsidP="7AB6101C" w:rsidRDefault="29546BF8" w14:paraId="179EEF70" w14:textId="0FBB84FE">
      <w:pPr>
        <w:pStyle w:val="ListParagraph"/>
        <w:numPr>
          <w:ilvl w:val="0"/>
          <w:numId w:val="20"/>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Sample Selection:</w:t>
      </w:r>
      <w:r w:rsidRPr="3402E82D">
        <w:rPr>
          <w:rFonts w:ascii="Times New Roman" w:hAnsi="Times New Roman" w:eastAsia="Times New Roman" w:cs="Times New Roman"/>
          <w:color w:val="000000" w:themeColor="text1"/>
          <w:sz w:val="22"/>
          <w:szCs w:val="22"/>
        </w:rPr>
        <w:t xml:space="preserve"> Two compositions from Phase 1 will be </w:t>
      </w:r>
      <w:r w:rsidRPr="3402E82D" w:rsidR="32AE909E">
        <w:rPr>
          <w:rFonts w:ascii="Times New Roman" w:hAnsi="Times New Roman" w:eastAsia="Times New Roman" w:cs="Times New Roman"/>
          <w:color w:val="000000" w:themeColor="text1"/>
          <w:sz w:val="22"/>
          <w:szCs w:val="22"/>
        </w:rPr>
        <w:t>selected</w:t>
      </w:r>
      <w:r w:rsidRPr="3402E82D">
        <w:rPr>
          <w:rFonts w:ascii="Times New Roman" w:hAnsi="Times New Roman" w:eastAsia="Times New Roman" w:cs="Times New Roman"/>
          <w:color w:val="000000" w:themeColor="text1"/>
          <w:sz w:val="22"/>
          <w:szCs w:val="22"/>
        </w:rPr>
        <w:t xml:space="preserve"> for this comparative study: the ZK60 control (0 vol.% BN) and the optimal BN concentration identified in Phase 1 (likely 1.0 or 1.5 vol.% BN).</w:t>
      </w:r>
    </w:p>
    <w:p w:rsidR="00200D9C" w:rsidP="7AB6101C" w:rsidRDefault="29546BF8" w14:paraId="7ACB0021" w14:textId="450D540E">
      <w:pPr>
        <w:pStyle w:val="ListParagraph"/>
        <w:numPr>
          <w:ilvl w:val="0"/>
          <w:numId w:val="20"/>
        </w:numPr>
        <w:spacing w:after="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Fabrication Routes:</w:t>
      </w:r>
    </w:p>
    <w:p w:rsidR="00200D9C" w:rsidP="7AB6101C" w:rsidRDefault="29546BF8" w14:paraId="5FA851A8" w14:textId="2A0C3775">
      <w:pPr>
        <w:pStyle w:val="ListParagraph"/>
        <w:numPr>
          <w:ilvl w:val="1"/>
          <w:numId w:val="20"/>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i/>
          <w:iCs/>
          <w:color w:val="000000" w:themeColor="text1"/>
          <w:sz w:val="22"/>
          <w:szCs w:val="22"/>
        </w:rPr>
        <w:t>Fast Route:</w:t>
      </w:r>
      <w:r w:rsidRPr="3402E82D">
        <w:rPr>
          <w:rFonts w:ascii="Times New Roman" w:hAnsi="Times New Roman" w:eastAsia="Times New Roman" w:cs="Times New Roman"/>
          <w:color w:val="000000" w:themeColor="text1"/>
          <w:sz w:val="22"/>
          <w:szCs w:val="22"/>
        </w:rPr>
        <w:t xml:space="preserve"> Acoustic mixing + hot compaction only (parameters from Phase 1).</w:t>
      </w:r>
    </w:p>
    <w:p w:rsidR="00200D9C" w:rsidP="7AB6101C" w:rsidRDefault="29546BF8" w14:paraId="3CAFB2D8" w14:textId="1936905C">
      <w:pPr>
        <w:pStyle w:val="ListParagraph"/>
        <w:numPr>
          <w:ilvl w:val="1"/>
          <w:numId w:val="20"/>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i/>
          <w:iCs/>
          <w:color w:val="000000" w:themeColor="text1"/>
          <w:sz w:val="22"/>
          <w:szCs w:val="22"/>
        </w:rPr>
        <w:t>Conventional Route:</w:t>
      </w:r>
      <w:r w:rsidRPr="3402E82D">
        <w:rPr>
          <w:rFonts w:ascii="Times New Roman" w:hAnsi="Times New Roman" w:eastAsia="Times New Roman" w:cs="Times New Roman"/>
          <w:color w:val="000000" w:themeColor="text1"/>
          <w:sz w:val="22"/>
          <w:szCs w:val="22"/>
        </w:rPr>
        <w:t xml:space="preserve"> Acoustic mixing + hot compaction + traditional argon sintering.</w:t>
      </w:r>
    </w:p>
    <w:p w:rsidR="00200D9C" w:rsidP="7AB6101C" w:rsidRDefault="29546BF8" w14:paraId="5979DB1E" w14:textId="4F38633A">
      <w:pPr>
        <w:pStyle w:val="ListParagraph"/>
        <w:numPr>
          <w:ilvl w:val="0"/>
          <w:numId w:val="20"/>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b/>
          <w:bCs/>
          <w:color w:val="000000" w:themeColor="text1"/>
          <w:sz w:val="22"/>
          <w:szCs w:val="22"/>
        </w:rPr>
        <w:t>Sintering Conditions:</w:t>
      </w:r>
      <w:r w:rsidRPr="3402E82D">
        <w:rPr>
          <w:rFonts w:ascii="Times New Roman" w:hAnsi="Times New Roman" w:eastAsia="Times New Roman" w:cs="Times New Roman"/>
          <w:color w:val="000000" w:themeColor="text1"/>
          <w:sz w:val="22"/>
          <w:szCs w:val="22"/>
        </w:rPr>
        <w:t xml:space="preserve"> For the conventional route, compacted samples will be sintered in a tube furnace under an argon atmosphere. The process will run at 500°C with a 6-hour holding time and a heating ramp rate of approximately 8.33°C/min.</w:t>
      </w:r>
    </w:p>
    <w:p w:rsidR="00200D9C" w:rsidP="7AB6101C" w:rsidRDefault="29546BF8" w14:paraId="508B7B5E" w14:textId="1DD0188C">
      <w:pPr>
        <w:spacing w:before="240" w:after="240"/>
        <w:rPr>
          <w:rFonts w:ascii="Times New Roman" w:hAnsi="Times New Roman" w:eastAsia="Times New Roman" w:cs="Times New Roman"/>
          <w:b/>
          <w:bCs/>
          <w:color w:val="000000" w:themeColor="text1"/>
        </w:rPr>
      </w:pPr>
      <w:commentRangeStart w:id="28"/>
      <w:r w:rsidRPr="3402E82D">
        <w:rPr>
          <w:rFonts w:ascii="Times New Roman" w:hAnsi="Times New Roman" w:eastAsia="Times New Roman" w:cs="Times New Roman"/>
          <w:b/>
          <w:bCs/>
          <w:color w:val="000000" w:themeColor="text1"/>
        </w:rPr>
        <w:t>3. Samples Testing:</w:t>
      </w:r>
      <w:commentRangeEnd w:id="28"/>
      <w:r>
        <w:rPr>
          <w:rStyle w:val="CommentReference"/>
          <w:rFonts w:ascii="Times New Roman" w:hAnsi="Times New Roman" w:eastAsia="Times New Roman" w:cs="Times New Roman"/>
          <w:b/>
          <w:bCs/>
          <w:color w:val="000000" w:themeColor="text1"/>
          <w:sz w:val="24"/>
          <w:szCs w:val="24"/>
        </w:rPr>
        <w:commentReference w:id="28"/>
      </w:r>
    </w:p>
    <w:p w:rsidR="00200D9C" w:rsidP="61A93A42" w:rsidRDefault="29546BF8" w14:paraId="648B7AC7" w14:textId="56B467B3">
      <w:pPr>
        <w:spacing w:before="240" w:after="240"/>
        <w:rPr>
          <w:rFonts w:ascii="Times New Roman" w:hAnsi="Times New Roman" w:eastAsia="Times New Roman" w:cs="Times New Roman"/>
          <w:sz w:val="22"/>
          <w:szCs w:val="22"/>
        </w:rPr>
      </w:pPr>
      <w:r w:rsidRPr="3402E82D">
        <w:rPr>
          <w:rFonts w:ascii="Times New Roman" w:hAnsi="Times New Roman" w:eastAsia="Times New Roman" w:cs="Times New Roman"/>
          <w:b/>
          <w:bCs/>
          <w:sz w:val="22"/>
          <w:szCs w:val="22"/>
        </w:rPr>
        <w:t>Preliminary Design of Experiments (DOE) investigation</w:t>
      </w:r>
      <w:r w:rsidRPr="3402E82D">
        <w:rPr>
          <w:rFonts w:ascii="Times New Roman" w:hAnsi="Times New Roman" w:eastAsia="Times New Roman" w:cs="Times New Roman"/>
          <w:b/>
          <w:bCs/>
          <w:color w:val="000000" w:themeColor="text1"/>
          <w:sz w:val="22"/>
          <w:szCs w:val="22"/>
        </w:rPr>
        <w:t>:</w:t>
      </w:r>
      <w:r w:rsidRPr="3402E82D">
        <w:rPr>
          <w:rFonts w:ascii="Times New Roman" w:hAnsi="Times New Roman" w:eastAsia="Times New Roman" w:cs="Times New Roman"/>
          <w:color w:val="000000" w:themeColor="text1"/>
          <w:sz w:val="22"/>
          <w:szCs w:val="22"/>
        </w:rPr>
        <w:t xml:space="preserve"> </w:t>
      </w:r>
      <w:r w:rsidRPr="3402E82D" w:rsidR="5DA1B965">
        <w:rPr>
          <w:rFonts w:ascii="Times New Roman" w:hAnsi="Times New Roman" w:eastAsia="Times New Roman" w:cs="Times New Roman"/>
          <w:color w:val="000000" w:themeColor="text1"/>
          <w:sz w:val="22"/>
          <w:szCs w:val="22"/>
        </w:rPr>
        <w:t>As found in the paper “</w:t>
      </w:r>
      <w:r w:rsidRPr="3402E82D" w:rsidR="5DA1B965">
        <w:rPr>
          <w:rFonts w:ascii="Times New Roman" w:hAnsi="Times New Roman" w:eastAsia="Times New Roman" w:cs="Times New Roman"/>
        </w:rPr>
        <w:t xml:space="preserve">Effect of Mixing Parameters on the Performance of BN-reinforced Magnesium Nanocomposite Biomedical Implants,” Microhardness was highest at an acceleration of 90g, a blending time of 4 minutes, a fill level of 60%, and a BN concentration of 1.5%. This </w:t>
      </w:r>
      <w:r w:rsidRPr="3402E82D" w:rsidR="6CE8F781">
        <w:rPr>
          <w:rFonts w:ascii="Times New Roman" w:hAnsi="Times New Roman" w:eastAsia="Times New Roman" w:cs="Times New Roman"/>
        </w:rPr>
        <w:t xml:space="preserve">specific </w:t>
      </w:r>
      <w:r w:rsidRPr="3402E82D" w:rsidR="5DA1B965">
        <w:rPr>
          <w:rFonts w:ascii="Times New Roman" w:hAnsi="Times New Roman" w:eastAsia="Times New Roman" w:cs="Times New Roman"/>
        </w:rPr>
        <w:t>combination</w:t>
      </w:r>
      <w:r w:rsidRPr="3402E82D" w:rsidR="0678CD2C">
        <w:rPr>
          <w:rFonts w:ascii="Times New Roman" w:hAnsi="Times New Roman" w:eastAsia="Times New Roman" w:cs="Times New Roman"/>
        </w:rPr>
        <w:t xml:space="preserve"> of </w:t>
      </w:r>
      <w:r w:rsidRPr="3402E82D" w:rsidR="1A80ED62">
        <w:rPr>
          <w:rFonts w:ascii="Times New Roman" w:hAnsi="Times New Roman" w:eastAsia="Times New Roman" w:cs="Times New Roman"/>
        </w:rPr>
        <w:t xml:space="preserve">variables </w:t>
      </w:r>
      <w:r w:rsidRPr="3402E82D" w:rsidR="0678CD2C">
        <w:rPr>
          <w:rFonts w:ascii="Times New Roman" w:hAnsi="Times New Roman" w:eastAsia="Times New Roman" w:cs="Times New Roman"/>
        </w:rPr>
        <w:t xml:space="preserve">will be used </w:t>
      </w:r>
      <w:r w:rsidRPr="3402E82D" w:rsidR="7D456FB4">
        <w:rPr>
          <w:rFonts w:ascii="Times New Roman" w:hAnsi="Times New Roman" w:eastAsia="Times New Roman" w:cs="Times New Roman"/>
        </w:rPr>
        <w:t>for sample testing</w:t>
      </w:r>
      <w:r w:rsidRPr="3402E82D" w:rsidR="7F4B3A20">
        <w:rPr>
          <w:rFonts w:ascii="Times New Roman" w:hAnsi="Times New Roman" w:eastAsia="Times New Roman" w:cs="Times New Roman"/>
        </w:rPr>
        <w:t>. All T</w:t>
      </w:r>
      <w:r w:rsidRPr="3402E82D" w:rsidR="7F4B3A20">
        <w:rPr>
          <w:rFonts w:ascii="Times New Roman" w:hAnsi="Times New Roman" w:eastAsia="Times New Roman" w:cs="Times New Roman"/>
          <w:sz w:val="22"/>
          <w:szCs w:val="22"/>
        </w:rPr>
        <w:t xml:space="preserve">esting conditions will be conducted according to the </w:t>
      </w:r>
      <w:r w:rsidRPr="3402E82D" w:rsidR="3534B89F">
        <w:rPr>
          <w:rFonts w:ascii="Times New Roman" w:hAnsi="Times New Roman" w:eastAsia="Times New Roman" w:cs="Times New Roman"/>
          <w:sz w:val="22"/>
          <w:szCs w:val="22"/>
        </w:rPr>
        <w:t>ISO</w:t>
      </w:r>
      <w:r w:rsidRPr="3402E82D" w:rsidR="7F4B3A20">
        <w:rPr>
          <w:rFonts w:ascii="Times New Roman" w:hAnsi="Times New Roman" w:eastAsia="Times New Roman" w:cs="Times New Roman"/>
          <w:sz w:val="22"/>
          <w:szCs w:val="22"/>
        </w:rPr>
        <w:t xml:space="preserve"> standard</w:t>
      </w:r>
    </w:p>
    <w:p w:rsidR="00200D9C" w:rsidP="61A93A42" w:rsidRDefault="466CDE5F" w14:paraId="5B5814C0" w14:textId="28B98647">
      <w:pPr>
        <w:rPr>
          <w:rFonts w:ascii="Times New Roman" w:hAnsi="Times New Roman" w:eastAsia="Times New Roman" w:cs="Times New Roman"/>
          <w:b/>
          <w:bCs/>
        </w:rPr>
      </w:pPr>
      <w:r w:rsidRPr="658CD4A5">
        <w:rPr>
          <w:rFonts w:ascii="Times New Roman" w:hAnsi="Times New Roman" w:eastAsia="Times New Roman" w:cs="Times New Roman"/>
          <w:b/>
          <w:bCs/>
        </w:rPr>
        <w:t>3.1 Powder Level Characterization</w:t>
      </w:r>
      <w:r w:rsidRPr="658CD4A5" w:rsidR="384C7288">
        <w:rPr>
          <w:rFonts w:ascii="Times New Roman" w:hAnsi="Times New Roman" w:eastAsia="Times New Roman" w:cs="Times New Roman"/>
          <w:b/>
          <w:bCs/>
        </w:rPr>
        <w:t xml:space="preserve"> (</w:t>
      </w:r>
      <w:commentRangeStart w:id="29"/>
      <w:r w:rsidRPr="658CD4A5" w:rsidR="384C7288">
        <w:rPr>
          <w:rFonts w:ascii="Times New Roman" w:hAnsi="Times New Roman" w:eastAsia="Times New Roman" w:cs="Times New Roman"/>
          <w:b/>
          <w:bCs/>
        </w:rPr>
        <w:t>For various BN concentrations</w:t>
      </w:r>
      <w:commentRangeEnd w:id="29"/>
      <w:r w:rsidRPr="658CD4A5">
        <w:rPr>
          <w:rStyle w:val="CommentReference"/>
          <w:rFonts w:ascii="Times New Roman" w:hAnsi="Times New Roman" w:eastAsia="Times New Roman" w:cs="Times New Roman"/>
          <w:b/>
          <w:bCs/>
          <w:sz w:val="24"/>
          <w:szCs w:val="24"/>
        </w:rPr>
        <w:commentReference w:id="29"/>
      </w:r>
      <w:r w:rsidRPr="658CD4A5" w:rsidR="384C7288">
        <w:rPr>
          <w:rFonts w:ascii="Times New Roman" w:hAnsi="Times New Roman" w:eastAsia="Times New Roman" w:cs="Times New Roman"/>
          <w:b/>
          <w:bCs/>
        </w:rPr>
        <w:t>)</w:t>
      </w:r>
    </w:p>
    <w:p w:rsidR="00200D9C" w:rsidP="3402E82D" w:rsidRDefault="573B22D6" w14:paraId="0F039BB1" w14:textId="1CB0DAA3">
      <w:pPr>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3.1.1 Apparent Density:</w:t>
      </w:r>
    </w:p>
    <w:p w:rsidR="00200D9C" w:rsidP="202FBEF7" w:rsidRDefault="573B22D6" w14:paraId="448F1EFF" w14:textId="18E8EA35">
      <w:pPr>
        <w:pStyle w:val="ListParagraph"/>
        <w:numPr>
          <w:ilvl w:val="0"/>
          <w:numId w:val="28"/>
        </w:numPr>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determine how loosely the mixed powder packs naturally.</w:t>
      </w:r>
    </w:p>
    <w:p w:rsidR="00200D9C" w:rsidP="202FBEF7" w:rsidRDefault="573B22D6" w14:paraId="41A190ED" w14:textId="111C1465">
      <w:pPr>
        <w:pStyle w:val="ListParagraph"/>
        <w:numPr>
          <w:ilvl w:val="0"/>
          <w:numId w:val="28"/>
        </w:numPr>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 xml:space="preserve">The test will be conducted using a </w:t>
      </w:r>
      <w:commentRangeStart w:id="30"/>
      <w:r w:rsidRPr="3402E82D">
        <w:rPr>
          <w:rFonts w:ascii="Times New Roman" w:hAnsi="Times New Roman" w:eastAsia="Times New Roman" w:cs="Times New Roman"/>
          <w:color w:val="000000" w:themeColor="text1"/>
          <w:sz w:val="22"/>
          <w:szCs w:val="22"/>
        </w:rPr>
        <w:t>Hall Flowmeter apparatus</w:t>
      </w:r>
      <w:commentRangeEnd w:id="30"/>
      <w:r w:rsidRPr="3402E82D">
        <w:rPr>
          <w:rStyle w:val="CommentReference"/>
          <w:rFonts w:ascii="Times New Roman" w:hAnsi="Times New Roman" w:eastAsia="Times New Roman" w:cs="Times New Roman"/>
          <w:color w:val="000000" w:themeColor="text1"/>
          <w:sz w:val="22"/>
          <w:szCs w:val="22"/>
        </w:rPr>
        <w:commentReference w:id="30"/>
      </w:r>
      <w:r w:rsidRPr="3402E82D">
        <w:rPr>
          <w:rFonts w:ascii="Times New Roman" w:hAnsi="Times New Roman" w:eastAsia="Times New Roman" w:cs="Times New Roman"/>
          <w:color w:val="000000" w:themeColor="text1"/>
          <w:sz w:val="22"/>
          <w:szCs w:val="22"/>
        </w:rPr>
        <w:t>.</w:t>
      </w:r>
    </w:p>
    <w:p w:rsidR="00200D9C" w:rsidP="202FBEF7" w:rsidRDefault="4A58A400" w14:paraId="1530B7E3" w14:textId="5D326248">
      <w:pPr>
        <w:pStyle w:val="ListParagraph"/>
        <w:numPr>
          <w:ilvl w:val="0"/>
          <w:numId w:val="28"/>
        </w:numPr>
        <w:rPr>
          <w:rFonts w:ascii="Times New Roman" w:hAnsi="Times New Roman" w:eastAsia="Times New Roman" w:cs="Times New Roman"/>
          <w:color w:val="000000" w:themeColor="text1"/>
          <w:sz w:val="22"/>
          <w:szCs w:val="22"/>
        </w:rPr>
      </w:pPr>
      <w:r w:rsidRPr="658CD4A5">
        <w:rPr>
          <w:rFonts w:ascii="Times New Roman" w:hAnsi="Times New Roman" w:eastAsia="Times New Roman" w:cs="Times New Roman"/>
          <w:color w:val="000000" w:themeColor="text1"/>
          <w:sz w:val="22"/>
          <w:szCs w:val="22"/>
        </w:rPr>
        <w:t xml:space="preserve">A specific volume of powder will be poured into the funnel featuring a 2.54mm orifice and permitted to flow freely into a calibrate </w:t>
      </w:r>
      <m:oMath>
        <m:r>
          <w:rPr>
            <w:rFonts w:ascii="Cambria Math" w:hAnsi="Cambria Math"/>
          </w:rPr>
          <m:t>25 c</m:t>
        </m:r>
        <m:sSup>
          <m:sSupPr>
            <m:ctrlPr>
              <w:rPr>
                <w:rFonts w:ascii="Cambria Math" w:hAnsi="Cambria Math"/>
              </w:rPr>
            </m:ctrlPr>
          </m:sSupPr>
          <m:e>
            <m:r>
              <w:rPr>
                <w:rFonts w:ascii="Cambria Math" w:hAnsi="Cambria Math"/>
              </w:rPr>
              <m:t>m</m:t>
            </m:r>
          </m:e>
          <m:sup>
            <m:r>
              <w:rPr>
                <w:rFonts w:ascii="Cambria Math" w:hAnsi="Cambria Math"/>
              </w:rPr>
              <m:t>3</m:t>
            </m:r>
          </m:sup>
        </m:sSup>
      </m:oMath>
      <w:r w:rsidRPr="658CD4A5" w:rsidR="62CAD757">
        <w:rPr>
          <w:rFonts w:ascii="Times New Roman" w:hAnsi="Times New Roman" w:eastAsia="Times New Roman" w:cs="Times New Roman"/>
          <w:color w:val="000000" w:themeColor="text1"/>
          <w:sz w:val="22"/>
          <w:szCs w:val="22"/>
        </w:rPr>
        <w:t xml:space="preserve"> cup. The apparent density is calculated by dividing the mass of the powder by the </w:t>
      </w:r>
      <m:oMath>
        <m:r>
          <w:rPr>
            <w:rFonts w:ascii="Cambria Math" w:hAnsi="Cambria Math"/>
          </w:rPr>
          <m:t>25 c</m:t>
        </m:r>
        <m:sSup>
          <m:sSupPr>
            <m:ctrlPr>
              <w:rPr>
                <w:rFonts w:ascii="Cambria Math" w:hAnsi="Cambria Math"/>
              </w:rPr>
            </m:ctrlPr>
          </m:sSupPr>
          <m:e>
            <m:r>
              <w:rPr>
                <w:rFonts w:ascii="Cambria Math" w:hAnsi="Cambria Math"/>
              </w:rPr>
              <m:t>m</m:t>
            </m:r>
          </m:e>
          <m:sup>
            <m:r>
              <w:rPr>
                <w:rFonts w:ascii="Cambria Math" w:hAnsi="Cambria Math"/>
              </w:rPr>
              <m:t>3</m:t>
            </m:r>
          </m:sup>
        </m:sSup>
      </m:oMath>
      <w:r w:rsidRPr="658CD4A5" w:rsidR="0E0BBC71">
        <w:rPr>
          <w:rFonts w:ascii="Times New Roman" w:hAnsi="Times New Roman" w:eastAsia="Times New Roman" w:cs="Times New Roman"/>
          <w:color w:val="000000" w:themeColor="text1"/>
          <w:sz w:val="22"/>
          <w:szCs w:val="22"/>
        </w:rPr>
        <w:t xml:space="preserve"> volume.</w:t>
      </w:r>
      <w:r w:rsidRPr="658CD4A5" w:rsidR="7A19AC72">
        <w:rPr>
          <w:rFonts w:ascii="Times New Roman" w:hAnsi="Times New Roman" w:eastAsia="Times New Roman" w:cs="Times New Roman"/>
          <w:color w:val="000000" w:themeColor="text1"/>
          <w:sz w:val="22"/>
          <w:szCs w:val="22"/>
        </w:rPr>
        <w:t xml:space="preserve"> </w:t>
      </w:r>
    </w:p>
    <w:p w:rsidR="3E0A3DAC" w:rsidP="384E2AA6" w:rsidRDefault="3E0A3DAC" w14:paraId="1FAFF9F8" w14:textId="37203D7C">
      <w:pPr>
        <w:pStyle w:val="ListParagraph"/>
        <w:numPr>
          <w:ilvl w:val="0"/>
          <w:numId w:val="28"/>
        </w:numPr>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ISO standard states “</w:t>
      </w:r>
      <w:r w:rsidRPr="3402E82D">
        <w:rPr>
          <w:rFonts w:ascii="Times New Roman" w:hAnsi="Times New Roman" w:eastAsia="Times New Roman" w:cs="Times New Roman"/>
        </w:rPr>
        <w:t>Measurement of the mass of a certain quantity of powder, which in a loose condition exactly fills a cup of known volume. The loose condition is obtained by using, when filling the cup, a funnel placed at a determined distance above the cup. The ratio between the mass and the volume represents the apparent density.</w:t>
      </w:r>
      <w:r w:rsidRPr="3402E82D">
        <w:rPr>
          <w:rFonts w:ascii="Times New Roman" w:hAnsi="Times New Roman" w:eastAsia="Times New Roman" w:cs="Times New Roman"/>
          <w:color w:val="000000" w:themeColor="text1"/>
          <w:sz w:val="22"/>
          <w:szCs w:val="22"/>
        </w:rPr>
        <w:t>”</w:t>
      </w:r>
    </w:p>
    <w:p w:rsidR="00200D9C" w:rsidP="3402E82D" w:rsidRDefault="2702EBA5" w14:paraId="2C4C9392" w14:textId="6B07B675">
      <w:pPr>
        <w:pStyle w:val="ListParagraph"/>
        <w:rPr>
          <w:rFonts w:ascii="Times New Roman" w:hAnsi="Times New Roman" w:eastAsia="Times New Roman" w:cs="Times New Roman"/>
        </w:rPr>
      </w:pPr>
      <w:r>
        <w:rPr>
          <w:noProof/>
        </w:rPr>
        <w:drawing>
          <wp:inline distT="0" distB="0" distL="0" distR="0" wp14:anchorId="37DBC240" wp14:editId="43D11F71">
            <wp:extent cx="3162300" cy="1790700"/>
            <wp:effectExtent l="0" t="0" r="0" b="0"/>
            <wp:docPr id="1272127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5229" name="Picture 1917545229"/>
                    <pic:cNvPicPr/>
                  </pic:nvPicPr>
                  <pic:blipFill>
                    <a:blip r:embed="rId13">
                      <a:extLst>
                        <a:ext uri="{28A0092B-C50C-407E-A947-70E740481C1C}">
                          <a14:useLocalDpi xmlns:a14="http://schemas.microsoft.com/office/drawing/2010/main"/>
                        </a:ext>
                      </a:extLst>
                    </a:blip>
                    <a:stretch>
                      <a:fillRect/>
                    </a:stretch>
                  </pic:blipFill>
                  <pic:spPr>
                    <a:xfrm>
                      <a:off x="0" y="0"/>
                      <a:ext cx="3162300" cy="1790700"/>
                    </a:xfrm>
                    <a:prstGeom prst="rect">
                      <a:avLst/>
                    </a:prstGeom>
                  </pic:spPr>
                </pic:pic>
              </a:graphicData>
            </a:graphic>
          </wp:inline>
        </w:drawing>
      </w:r>
    </w:p>
    <w:p w:rsidR="00200D9C" w:rsidP="3402E82D" w:rsidRDefault="0E0BBC71" w14:paraId="39E05F65" w14:textId="0045F35A">
      <w:pPr>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3.1.2 Flowability (Flow Rate):</w:t>
      </w:r>
    </w:p>
    <w:p w:rsidR="00200D9C" w:rsidP="202FBEF7" w:rsidRDefault="0E0BBC71" w14:paraId="332A4FF5" w14:textId="77AD854D">
      <w:pPr>
        <w:pStyle w:val="ListParagraph"/>
        <w:numPr>
          <w:ilvl w:val="0"/>
          <w:numId w:val="27"/>
        </w:numPr>
        <w:rPr>
          <w:rFonts w:ascii="Times New Roman" w:hAnsi="Times New Roman" w:eastAsia="Times New Roman" w:cs="Times New Roman"/>
        </w:rPr>
      </w:pPr>
      <w:r w:rsidRPr="3402E82D">
        <w:rPr>
          <w:rFonts w:ascii="Times New Roman" w:hAnsi="Times New Roman" w:eastAsia="Times New Roman" w:cs="Times New Roman"/>
        </w:rPr>
        <w:t>The significance of this test is to quantify the ease with which the powder flows, which is critical for smooth powder-bed spreading in AM.</w:t>
      </w:r>
    </w:p>
    <w:p w:rsidRPr="008C0E06" w:rsidR="4DC7DF65" w:rsidP="202FBEF7" w:rsidRDefault="4DC7DF65" w14:paraId="5833D661" w14:textId="44F793B3">
      <w:pPr>
        <w:pStyle w:val="ListParagraph"/>
        <w:numPr>
          <w:ilvl w:val="0"/>
          <w:numId w:val="27"/>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The same Hall Flowmeter apparatus from the Apparent Density test will be utilized.</w:t>
      </w:r>
    </w:p>
    <w:p w:rsidRPr="008C0E06" w:rsidR="4DC7DF65" w:rsidP="3402E82D" w:rsidRDefault="4DC7DF65" w14:paraId="453AD0CE" w14:textId="205FED47">
      <w:pPr>
        <w:pStyle w:val="ListParagraph"/>
        <w:numPr>
          <w:ilvl w:val="0"/>
          <w:numId w:val="27"/>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The flow rate will be determined by timing how long it takes for a standard mass of the powder (typically 50g) to completely pass through the funnel orifice.</w:t>
      </w:r>
    </w:p>
    <w:p w:rsidR="4BECA2C6" w:rsidP="3402E82D" w:rsidRDefault="4BECA2C6" w14:paraId="00DF53B8" w14:textId="13F7C3F4">
      <w:pPr>
        <w:pStyle w:val="ListParagraph"/>
        <w:numPr>
          <w:ilvl w:val="0"/>
          <w:numId w:val="27"/>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ISO standard states “Measurement of the time required for 50g of a metallic powder to flow through the orifice of a calibrated funnel</w:t>
      </w:r>
      <w:r w:rsidRPr="3402E82D" w:rsidR="33B5A34C">
        <w:rPr>
          <w:rFonts w:ascii="Times New Roman" w:hAnsi="Times New Roman" w:eastAsia="Times New Roman" w:cs="Times New Roman"/>
          <w:sz w:val="22"/>
          <w:szCs w:val="22"/>
        </w:rPr>
        <w:t xml:space="preserve"> of standardized dimensions.</w:t>
      </w:r>
      <w:r w:rsidRPr="3402E82D">
        <w:rPr>
          <w:rFonts w:ascii="Times New Roman" w:hAnsi="Times New Roman" w:eastAsia="Times New Roman" w:cs="Times New Roman"/>
          <w:sz w:val="22"/>
          <w:szCs w:val="22"/>
        </w:rPr>
        <w:t>”</w:t>
      </w:r>
    </w:p>
    <w:p w:rsidR="4DC7DF65" w:rsidP="202FBEF7" w:rsidRDefault="29546BF8" w14:paraId="761FC9B5" w14:textId="2386076F">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3.1</w:t>
      </w:r>
      <w:r w:rsidRPr="3402E82D" w:rsidR="4DC7DF65">
        <w:rPr>
          <w:rFonts w:ascii="Times New Roman" w:hAnsi="Times New Roman" w:eastAsia="Times New Roman" w:cs="Times New Roman"/>
          <w:b/>
          <w:bCs/>
          <w:color w:val="000000" w:themeColor="text1"/>
          <w:sz w:val="22"/>
          <w:szCs w:val="22"/>
        </w:rPr>
        <w:t>.3 Tap Density:</w:t>
      </w:r>
    </w:p>
    <w:p w:rsidR="4DC7DF65" w:rsidP="202FBEF7" w:rsidRDefault="4DC7DF65" w14:paraId="32E31ED6" w14:textId="6636F135">
      <w:pPr>
        <w:pStyle w:val="ListParagraph"/>
        <w:numPr>
          <w:ilvl w:val="0"/>
          <w:numId w:val="26"/>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The significance of this test is to determine how tightly the powder packs when subjected to vibration or tapping, simulating the settling of powder during AM processing.</w:t>
      </w:r>
    </w:p>
    <w:p w:rsidR="4DC7DF65" w:rsidP="202FBEF7" w:rsidRDefault="4DC7DF65" w14:paraId="52F7BD20" w14:textId="527C59D7">
      <w:pPr>
        <w:pStyle w:val="ListParagraph"/>
        <w:numPr>
          <w:ilvl w:val="0"/>
          <w:numId w:val="26"/>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 xml:space="preserve">A known mass of powder will be placed into a graduated cylinder. </w:t>
      </w:r>
    </w:p>
    <w:p w:rsidR="4DC7DF65" w:rsidP="3402E82D" w:rsidRDefault="4DC7DF65" w14:paraId="5E7A7C62" w14:textId="5205BDC6">
      <w:pPr>
        <w:pStyle w:val="ListParagraph"/>
        <w:numPr>
          <w:ilvl w:val="0"/>
          <w:numId w:val="26"/>
        </w:numPr>
        <w:rPr>
          <w:rFonts w:ascii="Times New Roman" w:hAnsi="Times New Roman" w:eastAsia="Times New Roman" w:cs="Times New Roman"/>
        </w:rPr>
      </w:pPr>
      <w:r w:rsidRPr="3402E82D">
        <w:rPr>
          <w:rFonts w:ascii="Times New Roman" w:hAnsi="Times New Roman" w:eastAsia="Times New Roman" w:cs="Times New Roman"/>
          <w:sz w:val="22"/>
          <w:szCs w:val="22"/>
        </w:rPr>
        <w:t>The cylinder will be mechanically tapped until volume settling ceases.</w:t>
      </w:r>
    </w:p>
    <w:p w:rsidR="7A1ED609" w:rsidP="4CD0AAF4" w:rsidRDefault="7A1ED609" w14:paraId="69E0950A" w14:textId="2DCBE58E">
      <w:pPr>
        <w:pStyle w:val="ListParagraph"/>
        <w:numPr>
          <w:ilvl w:val="0"/>
          <w:numId w:val="26"/>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 xml:space="preserve">Testing conditions will be held up to the </w:t>
      </w:r>
      <w:r w:rsidRPr="3402E82D" w:rsidR="3D3D0BB5">
        <w:rPr>
          <w:rFonts w:ascii="Times New Roman" w:hAnsi="Times New Roman" w:eastAsia="Times New Roman" w:cs="Times New Roman"/>
          <w:sz w:val="22"/>
          <w:szCs w:val="22"/>
        </w:rPr>
        <w:t>ISO</w:t>
      </w:r>
      <w:r w:rsidRPr="3402E82D">
        <w:rPr>
          <w:rFonts w:ascii="Times New Roman" w:hAnsi="Times New Roman" w:eastAsia="Times New Roman" w:cs="Times New Roman"/>
          <w:sz w:val="22"/>
          <w:szCs w:val="22"/>
        </w:rPr>
        <w:t xml:space="preserve"> standard.</w:t>
      </w:r>
    </w:p>
    <w:p w:rsidR="03698B8C" w:rsidP="3402E82D" w:rsidRDefault="03698B8C" w14:paraId="345F4FB6" w14:textId="73A31EFB">
      <w:pPr>
        <w:pStyle w:val="ListParagraph"/>
        <w:numPr>
          <w:ilvl w:val="1"/>
          <w:numId w:val="26"/>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ISO standard states “</w:t>
      </w:r>
      <w:r w:rsidRPr="3402E82D">
        <w:rPr>
          <w:rFonts w:ascii="Times New Roman" w:hAnsi="Times New Roman" w:eastAsia="Times New Roman" w:cs="Times New Roman"/>
        </w:rPr>
        <w:t>A specified amount of powder in a container is tapped by means of a tapping apparatus until no further decrease in the volume of the powder takes place. The mass of the powder divided by its volume after the test gives its tap density.</w:t>
      </w:r>
      <w:r w:rsidRPr="3402E82D">
        <w:rPr>
          <w:rFonts w:ascii="Times New Roman" w:hAnsi="Times New Roman" w:eastAsia="Times New Roman" w:cs="Times New Roman"/>
          <w:sz w:val="22"/>
          <w:szCs w:val="22"/>
        </w:rPr>
        <w:t>”</w:t>
      </w:r>
    </w:p>
    <w:p w:rsidR="43226D0D" w:rsidP="3402E82D" w:rsidRDefault="43226D0D" w14:paraId="1D5C470C" w14:textId="735A1D3F">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3.1.4 Skeletal Density:</w:t>
      </w:r>
    </w:p>
    <w:p w:rsidR="43226D0D" w:rsidP="3402E82D" w:rsidRDefault="43226D0D" w14:paraId="0D42B1BA" w14:textId="00EA4D3A">
      <w:pPr>
        <w:pStyle w:val="ListParagraph"/>
        <w:numPr>
          <w:ilvl w:val="0"/>
          <w:numId w:val="25"/>
        </w:numPr>
        <w:spacing w:before="240" w:after="240"/>
        <w:rPr>
          <w:rFonts w:ascii="Times New Roman" w:hAnsi="Times New Roman" w:eastAsia="Times New Roman" w:cs="Times New Roman"/>
          <w:sz w:val="22"/>
          <w:szCs w:val="22"/>
        </w:rPr>
      </w:pPr>
      <w:r w:rsidRPr="3402E82D">
        <w:rPr>
          <w:rFonts w:ascii="Times New Roman" w:hAnsi="Times New Roman" w:eastAsia="Times New Roman" w:cs="Times New Roman"/>
          <w:color w:val="000000" w:themeColor="text1"/>
          <w:sz w:val="22"/>
          <w:szCs w:val="22"/>
        </w:rPr>
        <w:t xml:space="preserve">The significance of this test is to </w:t>
      </w:r>
      <w:r w:rsidRPr="3402E82D" w:rsidR="3C0273DC">
        <w:rPr>
          <w:rFonts w:ascii="Times New Roman" w:hAnsi="Times New Roman" w:eastAsia="Times New Roman" w:cs="Times New Roman"/>
          <w:sz w:val="22"/>
          <w:szCs w:val="22"/>
        </w:rPr>
        <w:t>determine</w:t>
      </w:r>
      <w:r w:rsidRPr="3402E82D">
        <w:rPr>
          <w:rFonts w:ascii="Times New Roman" w:hAnsi="Times New Roman" w:eastAsia="Times New Roman" w:cs="Times New Roman"/>
          <w:sz w:val="22"/>
          <w:szCs w:val="22"/>
        </w:rPr>
        <w:t xml:space="preserve"> the true density of the </w:t>
      </w:r>
      <w:r w:rsidRPr="3402E82D" w:rsidR="3C0273DC">
        <w:rPr>
          <w:rFonts w:ascii="Times New Roman" w:hAnsi="Times New Roman" w:eastAsia="Times New Roman" w:cs="Times New Roman"/>
          <w:sz w:val="22"/>
          <w:szCs w:val="22"/>
        </w:rPr>
        <w:t xml:space="preserve">individual ZK60 and BN </w:t>
      </w:r>
      <w:r w:rsidRPr="3402E82D">
        <w:rPr>
          <w:rFonts w:ascii="Times New Roman" w:hAnsi="Times New Roman" w:eastAsia="Times New Roman" w:cs="Times New Roman"/>
          <w:sz w:val="22"/>
          <w:szCs w:val="22"/>
        </w:rPr>
        <w:t>powder</w:t>
      </w:r>
      <w:r w:rsidRPr="3402E82D" w:rsidR="3C0273DC">
        <w:rPr>
          <w:rFonts w:ascii="Times New Roman" w:hAnsi="Times New Roman" w:eastAsia="Times New Roman" w:cs="Times New Roman"/>
          <w:sz w:val="22"/>
          <w:szCs w:val="22"/>
        </w:rPr>
        <w:t xml:space="preserve"> particles before they are subjected to</w:t>
      </w:r>
      <w:r w:rsidRPr="3402E82D">
        <w:rPr>
          <w:rFonts w:ascii="Times New Roman" w:hAnsi="Times New Roman" w:eastAsia="Times New Roman" w:cs="Times New Roman"/>
          <w:sz w:val="22"/>
          <w:szCs w:val="22"/>
        </w:rPr>
        <w:t xml:space="preserve"> any </w:t>
      </w:r>
      <w:r w:rsidRPr="3402E82D" w:rsidR="3C0273DC">
        <w:rPr>
          <w:rFonts w:ascii="Times New Roman" w:hAnsi="Times New Roman" w:eastAsia="Times New Roman" w:cs="Times New Roman"/>
          <w:sz w:val="22"/>
          <w:szCs w:val="22"/>
        </w:rPr>
        <w:t>heat or pres</w:t>
      </w:r>
      <w:r w:rsidRPr="3402E82D" w:rsidR="002408EB">
        <w:rPr>
          <w:rFonts w:ascii="Times New Roman" w:hAnsi="Times New Roman" w:eastAsia="Times New Roman" w:cs="Times New Roman"/>
          <w:sz w:val="22"/>
          <w:szCs w:val="22"/>
        </w:rPr>
        <w:t>sure</w:t>
      </w:r>
      <w:r w:rsidRPr="3402E82D" w:rsidR="00D014FC">
        <w:rPr>
          <w:rFonts w:ascii="Times New Roman" w:hAnsi="Times New Roman" w:eastAsia="Times New Roman" w:cs="Times New Roman"/>
          <w:sz w:val="22"/>
          <w:szCs w:val="22"/>
        </w:rPr>
        <w:t>.</w:t>
      </w:r>
      <w:r w:rsidRPr="3402E82D" w:rsidR="00EC1DD3">
        <w:rPr>
          <w:rFonts w:ascii="Times New Roman" w:hAnsi="Times New Roman" w:eastAsia="Times New Roman" w:cs="Times New Roman"/>
          <w:sz w:val="22"/>
          <w:szCs w:val="22"/>
        </w:rPr>
        <w:t xml:space="preserve"> This </w:t>
      </w:r>
      <w:r w:rsidRPr="3402E82D" w:rsidR="00773564">
        <w:rPr>
          <w:rFonts w:ascii="Times New Roman" w:hAnsi="Times New Roman" w:eastAsia="Times New Roman" w:cs="Times New Roman"/>
          <w:sz w:val="22"/>
          <w:szCs w:val="22"/>
        </w:rPr>
        <w:t>measures</w:t>
      </w:r>
      <w:r w:rsidRPr="3402E82D" w:rsidR="00851C43">
        <w:rPr>
          <w:rFonts w:ascii="Times New Roman" w:hAnsi="Times New Roman" w:eastAsia="Times New Roman" w:cs="Times New Roman"/>
          <w:sz w:val="22"/>
          <w:szCs w:val="22"/>
        </w:rPr>
        <w:t xml:space="preserve"> internal </w:t>
      </w:r>
      <w:r w:rsidRPr="3402E82D" w:rsidR="00EE3BD1">
        <w:rPr>
          <w:rFonts w:ascii="Times New Roman" w:hAnsi="Times New Roman" w:eastAsia="Times New Roman" w:cs="Times New Roman"/>
          <w:sz w:val="22"/>
          <w:szCs w:val="22"/>
        </w:rPr>
        <w:t xml:space="preserve">gas </w:t>
      </w:r>
      <w:r w:rsidRPr="3402E82D" w:rsidR="00851C43">
        <w:rPr>
          <w:rFonts w:ascii="Times New Roman" w:hAnsi="Times New Roman" w:eastAsia="Times New Roman" w:cs="Times New Roman"/>
          <w:sz w:val="22"/>
          <w:szCs w:val="22"/>
        </w:rPr>
        <w:t xml:space="preserve">porosity by comparing </w:t>
      </w:r>
      <w:r w:rsidRPr="3402E82D" w:rsidR="00EE3BD1">
        <w:rPr>
          <w:rFonts w:ascii="Times New Roman" w:hAnsi="Times New Roman" w:eastAsia="Times New Roman" w:cs="Times New Roman"/>
          <w:sz w:val="22"/>
          <w:szCs w:val="22"/>
        </w:rPr>
        <w:t>skeletal density to theoretical density</w:t>
      </w:r>
      <w:r w:rsidRPr="3402E82D" w:rsidR="00773564">
        <w:rPr>
          <w:rFonts w:ascii="Times New Roman" w:hAnsi="Times New Roman" w:eastAsia="Times New Roman" w:cs="Times New Roman"/>
          <w:sz w:val="22"/>
          <w:szCs w:val="22"/>
        </w:rPr>
        <w:t xml:space="preserve">, allowing </w:t>
      </w:r>
      <w:r w:rsidRPr="3402E82D" w:rsidR="00997671">
        <w:rPr>
          <w:rFonts w:ascii="Times New Roman" w:hAnsi="Times New Roman" w:eastAsia="Times New Roman" w:cs="Times New Roman"/>
          <w:sz w:val="22"/>
          <w:szCs w:val="22"/>
        </w:rPr>
        <w:t xml:space="preserve">for </w:t>
      </w:r>
      <w:r w:rsidRPr="3402E82D" w:rsidR="008304D7">
        <w:rPr>
          <w:rFonts w:ascii="Times New Roman" w:hAnsi="Times New Roman" w:eastAsia="Times New Roman" w:cs="Times New Roman"/>
          <w:sz w:val="22"/>
          <w:szCs w:val="22"/>
        </w:rPr>
        <w:t>suitability for AM processes to be determined.</w:t>
      </w:r>
    </w:p>
    <w:p w:rsidR="43226D0D" w:rsidP="202FBEF7" w:rsidRDefault="43226D0D" w14:paraId="072F76CF" w14:textId="504570D3">
      <w:pPr>
        <w:pStyle w:val="ListParagraph"/>
        <w:numPr>
          <w:ilvl w:val="0"/>
          <w:numId w:val="25"/>
        </w:numPr>
        <w:spacing w:before="240" w:after="240"/>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Testing will be conducted using a Gas Pycnometer.</w:t>
      </w:r>
    </w:p>
    <w:p w:rsidR="43226D0D" w:rsidP="202FBEF7" w:rsidRDefault="43226D0D" w14:paraId="759BDFEB" w14:textId="6FBA9F15">
      <w:pPr>
        <w:pStyle w:val="ListParagraph"/>
        <w:numPr>
          <w:ilvl w:val="0"/>
          <w:numId w:val="25"/>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Either Helium or Nitrogen gas will be used to measure the skeletal volume using gas displacement principles and the volume-pressure relationship defined by Boyle's Law</w:t>
      </w:r>
    </w:p>
    <w:p w:rsidR="4B3BCE94" w:rsidP="384E2AA6" w:rsidRDefault="4B3BCE94" w14:paraId="2FC7AC4A" w14:textId="4099B4BC">
      <w:pPr>
        <w:pStyle w:val="ListParagraph"/>
        <w:numPr>
          <w:ilvl w:val="0"/>
          <w:numId w:val="25"/>
        </w:numPr>
        <w:rPr>
          <w:rFonts w:ascii="Times New Roman" w:hAnsi="Times New Roman" w:eastAsia="Times New Roman" w:cs="Times New Roman"/>
          <w:sz w:val="22"/>
          <w:szCs w:val="22"/>
        </w:rPr>
      </w:pPr>
      <w:r w:rsidRPr="3402E82D">
        <w:rPr>
          <w:rFonts w:ascii="Times New Roman" w:hAnsi="Times New Roman" w:eastAsia="Times New Roman" w:cs="Times New Roman"/>
          <w:sz w:val="22"/>
          <w:szCs w:val="22"/>
        </w:rPr>
        <w:t xml:space="preserve">This is </w:t>
      </w:r>
      <w:r w:rsidRPr="3402E82D" w:rsidR="0C09B0E1">
        <w:rPr>
          <w:rFonts w:ascii="Times New Roman" w:hAnsi="Times New Roman" w:eastAsia="Times New Roman" w:cs="Times New Roman"/>
          <w:sz w:val="22"/>
          <w:szCs w:val="22"/>
        </w:rPr>
        <w:t>in line</w:t>
      </w:r>
      <w:r w:rsidRPr="3402E82D">
        <w:rPr>
          <w:rFonts w:ascii="Times New Roman" w:hAnsi="Times New Roman" w:eastAsia="Times New Roman" w:cs="Times New Roman"/>
          <w:sz w:val="22"/>
          <w:szCs w:val="22"/>
        </w:rPr>
        <w:t xml:space="preserve"> with the ISO standard method</w:t>
      </w:r>
    </w:p>
    <w:p w:rsidR="00200D9C" w:rsidP="7AB6101C" w:rsidRDefault="7799729A" w14:paraId="3D5409C9" w14:textId="4C0BA881">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3.</w:t>
      </w:r>
      <w:r w:rsidRPr="3402E82D" w:rsidR="67192FC6">
        <w:rPr>
          <w:rFonts w:ascii="Times New Roman" w:hAnsi="Times New Roman" w:eastAsia="Times New Roman" w:cs="Times New Roman"/>
          <w:b/>
          <w:bCs/>
          <w:color w:val="000000" w:themeColor="text1"/>
        </w:rPr>
        <w:t>2</w:t>
      </w:r>
      <w:r w:rsidRPr="3402E82D" w:rsidR="29546BF8">
        <w:rPr>
          <w:rFonts w:ascii="Times New Roman" w:hAnsi="Times New Roman" w:eastAsia="Times New Roman" w:cs="Times New Roman"/>
          <w:b/>
          <w:bCs/>
          <w:color w:val="000000" w:themeColor="text1"/>
        </w:rPr>
        <w:t xml:space="preserve"> Mechanical &amp; Physical Properties:</w:t>
      </w:r>
    </w:p>
    <w:p w:rsidR="00200D9C" w:rsidP="7AB6101C" w:rsidRDefault="29546BF8" w14:paraId="4FCAF9BD" w14:textId="6C3D3669">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63FBD9F3">
        <w:rPr>
          <w:rFonts w:ascii="Times New Roman" w:hAnsi="Times New Roman" w:eastAsia="Times New Roman" w:cs="Times New Roman"/>
          <w:b/>
          <w:bCs/>
          <w:color w:val="000000" w:themeColor="text1"/>
          <w:sz w:val="22"/>
          <w:szCs w:val="22"/>
        </w:rPr>
        <w:t>2</w:t>
      </w:r>
      <w:r w:rsidRPr="3402E82D">
        <w:rPr>
          <w:rFonts w:ascii="Times New Roman" w:hAnsi="Times New Roman" w:eastAsia="Times New Roman" w:cs="Times New Roman"/>
          <w:b/>
          <w:bCs/>
          <w:color w:val="000000" w:themeColor="text1"/>
          <w:sz w:val="22"/>
          <w:szCs w:val="22"/>
        </w:rPr>
        <w:t>.1 Density Testing:</w:t>
      </w:r>
    </w:p>
    <w:p w:rsidR="00200D9C" w:rsidP="7AB6101C" w:rsidRDefault="29546BF8" w14:paraId="100BBA77" w14:textId="0D21E478">
      <w:pPr>
        <w:pStyle w:val="ListParagraph"/>
        <w:numPr>
          <w:ilvl w:val="0"/>
          <w:numId w:val="19"/>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29EF3BD1" w14:textId="7EE39567">
      <w:pPr>
        <w:pStyle w:val="ListParagraph"/>
        <w:numPr>
          <w:ilvl w:val="0"/>
          <w:numId w:val="19"/>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evaluate the porosity and densification achieved by the different fabrication routes.</w:t>
      </w:r>
    </w:p>
    <w:p w:rsidR="00200D9C" w:rsidP="7AB6101C" w:rsidRDefault="29546BF8" w14:paraId="3D817E95" w14:textId="1F364C89">
      <w:pPr>
        <w:pStyle w:val="ListParagraph"/>
        <w:numPr>
          <w:ilvl w:val="0"/>
          <w:numId w:val="19"/>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Minimum number of readings = 10 for each condition.</w:t>
      </w:r>
    </w:p>
    <w:p w:rsidR="00200D9C" w:rsidP="7AB6101C" w:rsidRDefault="29546BF8" w14:paraId="0910BECA" w14:textId="372822C7">
      <w:pPr>
        <w:pStyle w:val="ListParagraph"/>
        <w:numPr>
          <w:ilvl w:val="0"/>
          <w:numId w:val="19"/>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Archimedes principle will be used to measure the density of the compacts. Relative density will be calculated using theoretical composite density derived from the rule of mixtures.</w:t>
      </w:r>
    </w:p>
    <w:p w:rsidR="3402E82D" w:rsidP="3402E82D" w:rsidRDefault="3402E82D" w14:paraId="0F874A3F" w14:textId="029F6F76">
      <w:pPr>
        <w:spacing w:before="240" w:after="240"/>
        <w:rPr>
          <w:rFonts w:ascii="Times New Roman" w:hAnsi="Times New Roman" w:eastAsia="Times New Roman" w:cs="Times New Roman"/>
          <w:b/>
          <w:bCs/>
          <w:color w:val="000000" w:themeColor="text1"/>
          <w:sz w:val="22"/>
          <w:szCs w:val="22"/>
        </w:rPr>
      </w:pPr>
    </w:p>
    <w:p w:rsidR="3402E82D" w:rsidP="3402E82D" w:rsidRDefault="3402E82D" w14:paraId="3C4E5561" w14:textId="12E325C4">
      <w:pPr>
        <w:spacing w:before="240" w:after="240"/>
        <w:rPr>
          <w:rFonts w:ascii="Times New Roman" w:hAnsi="Times New Roman" w:eastAsia="Times New Roman" w:cs="Times New Roman"/>
          <w:b/>
          <w:bCs/>
          <w:color w:val="000000" w:themeColor="text1"/>
          <w:sz w:val="22"/>
          <w:szCs w:val="22"/>
        </w:rPr>
      </w:pPr>
    </w:p>
    <w:p w:rsidR="3402E82D" w:rsidP="3402E82D" w:rsidRDefault="3402E82D" w14:paraId="13FCEFC0" w14:textId="318BFE14">
      <w:pPr>
        <w:spacing w:before="240" w:after="240"/>
        <w:rPr>
          <w:rFonts w:ascii="Times New Roman" w:hAnsi="Times New Roman" w:eastAsia="Times New Roman" w:cs="Times New Roman"/>
          <w:b/>
          <w:bCs/>
          <w:color w:val="000000" w:themeColor="text1"/>
          <w:sz w:val="22"/>
          <w:szCs w:val="22"/>
        </w:rPr>
      </w:pPr>
    </w:p>
    <w:p w:rsidR="00200D9C" w:rsidP="7AB6101C" w:rsidRDefault="29546BF8" w14:paraId="78D852F2" w14:textId="54F2ADD3">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0798D3A8">
        <w:rPr>
          <w:rFonts w:ascii="Times New Roman" w:hAnsi="Times New Roman" w:eastAsia="Times New Roman" w:cs="Times New Roman"/>
          <w:b/>
          <w:bCs/>
          <w:color w:val="000000" w:themeColor="text1"/>
          <w:sz w:val="22"/>
          <w:szCs w:val="22"/>
        </w:rPr>
        <w:t>2</w:t>
      </w:r>
      <w:r w:rsidRPr="3402E82D">
        <w:rPr>
          <w:rFonts w:ascii="Times New Roman" w:hAnsi="Times New Roman" w:eastAsia="Times New Roman" w:cs="Times New Roman"/>
          <w:b/>
          <w:bCs/>
          <w:color w:val="000000" w:themeColor="text1"/>
          <w:sz w:val="22"/>
          <w:szCs w:val="22"/>
        </w:rPr>
        <w:t>.2 Porosity Testing:</w:t>
      </w:r>
    </w:p>
    <w:p w:rsidR="00200D9C" w:rsidP="7AB6101C" w:rsidRDefault="29546BF8" w14:paraId="7B770BA5" w14:textId="374D4C98">
      <w:pPr>
        <w:pStyle w:val="ListParagraph"/>
        <w:numPr>
          <w:ilvl w:val="0"/>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43A241B3" w14:textId="6FFA8B7B">
      <w:pPr>
        <w:pStyle w:val="ListParagraph"/>
        <w:numPr>
          <w:ilvl w:val="0"/>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quantify the void fraction within the nanocomposites, providing direct insight into the effectiveness of the hot compaction and sintering processes, as well as predicting potential structural weak points.</w:t>
      </w:r>
    </w:p>
    <w:p w:rsidR="00200D9C" w:rsidP="7AB6101C" w:rsidRDefault="29546BF8" w14:paraId="0E2D061B" w14:textId="570335EE">
      <w:pPr>
        <w:pStyle w:val="ListParagraph"/>
        <w:numPr>
          <w:ilvl w:val="0"/>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Porosity will be evaluated using two complementary methods:</w:t>
      </w:r>
    </w:p>
    <w:p w:rsidR="00200D9C" w:rsidP="7AB6101C" w:rsidRDefault="29546BF8" w14:paraId="5563E8BF" w14:textId="6D8038E5">
      <w:pPr>
        <w:pStyle w:val="ListParagraph"/>
        <w:numPr>
          <w:ilvl w:val="1"/>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Analytical Method: Porosity percentages will be calculated theoretically by comparing the measured Archimedes density against the theoretical density (derived from the rule of mixtures).</w:t>
      </w:r>
    </w:p>
    <w:p w:rsidR="00200D9C" w:rsidP="7AB6101C" w:rsidRDefault="29546BF8" w14:paraId="6BE8F800" w14:textId="5DD0C4AB">
      <w:pPr>
        <w:pStyle w:val="ListParagraph"/>
        <w:numPr>
          <w:ilvl w:val="1"/>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Microscopic Method: ImageJ software will be utilized to analyze cross-sectional SEM and optical microscope images for 2D porosity estimation and pore feature measurements.</w:t>
      </w:r>
    </w:p>
    <w:p w:rsidR="00200D9C" w:rsidP="7AB6101C" w:rsidRDefault="29546BF8" w14:paraId="11CADBBF" w14:textId="7ABDE6D0">
      <w:pPr>
        <w:pStyle w:val="ListParagraph"/>
        <w:numPr>
          <w:ilvl w:val="0"/>
          <w:numId w:val="18"/>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Minimum number of readings = 10 images per condition will be analyzed to ensure statistical reliability</w:t>
      </w:r>
      <w:r w:rsidRPr="3402E82D" w:rsidR="0BC2D3D7">
        <w:rPr>
          <w:rFonts w:ascii="Times New Roman" w:hAnsi="Times New Roman" w:eastAsia="Times New Roman" w:cs="Times New Roman"/>
          <w:color w:val="000000" w:themeColor="text1"/>
          <w:sz w:val="22"/>
          <w:szCs w:val="22"/>
        </w:rPr>
        <w:t xml:space="preserve"> (if feasible)</w:t>
      </w:r>
      <w:r w:rsidRPr="3402E82D">
        <w:rPr>
          <w:rFonts w:ascii="Times New Roman" w:hAnsi="Times New Roman" w:eastAsia="Times New Roman" w:cs="Times New Roman"/>
          <w:color w:val="000000" w:themeColor="text1"/>
          <w:sz w:val="22"/>
          <w:szCs w:val="22"/>
        </w:rPr>
        <w:t>.</w:t>
      </w:r>
    </w:p>
    <w:p w:rsidR="00200D9C" w:rsidP="7AB6101C" w:rsidRDefault="29546BF8" w14:paraId="739E2E9E" w14:textId="38D82D68">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12C0EF8D">
        <w:rPr>
          <w:rFonts w:ascii="Times New Roman" w:hAnsi="Times New Roman" w:eastAsia="Times New Roman" w:cs="Times New Roman"/>
          <w:b/>
          <w:bCs/>
          <w:color w:val="000000" w:themeColor="text1"/>
          <w:sz w:val="22"/>
          <w:szCs w:val="22"/>
        </w:rPr>
        <w:t>2</w:t>
      </w:r>
      <w:r w:rsidRPr="3402E82D">
        <w:rPr>
          <w:rFonts w:ascii="Times New Roman" w:hAnsi="Times New Roman" w:eastAsia="Times New Roman" w:cs="Times New Roman"/>
          <w:b/>
          <w:bCs/>
          <w:color w:val="000000" w:themeColor="text1"/>
          <w:sz w:val="22"/>
          <w:szCs w:val="22"/>
        </w:rPr>
        <w:t>.3 Hardness Test:</w:t>
      </w:r>
    </w:p>
    <w:p w:rsidR="00200D9C" w:rsidP="7AB6101C" w:rsidRDefault="29546BF8" w14:paraId="7BD9B9A7" w14:textId="33DB991E">
      <w:pPr>
        <w:pStyle w:val="ListParagraph"/>
        <w:numPr>
          <w:ilvl w:val="0"/>
          <w:numId w:val="17"/>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045C807A" w14:textId="7B28EC2B">
      <w:pPr>
        <w:pStyle w:val="ListParagraph"/>
        <w:numPr>
          <w:ilvl w:val="0"/>
          <w:numId w:val="17"/>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investigate the effect of the BN concentration and the compaction/sintering routes on the surface hardness.</w:t>
      </w:r>
    </w:p>
    <w:p w:rsidR="00200D9C" w:rsidP="7AB6101C" w:rsidRDefault="29546BF8" w14:paraId="76E01C29" w14:textId="5088EF98">
      <w:pPr>
        <w:pStyle w:val="ListParagraph"/>
        <w:numPr>
          <w:ilvl w:val="0"/>
          <w:numId w:val="17"/>
        </w:numPr>
        <w:spacing w:after="0"/>
        <w:rPr>
          <w:rFonts w:ascii="Times New Roman" w:hAnsi="Times New Roman" w:eastAsia="Times New Roman" w:cs="Times New Roman"/>
          <w:color w:val="000000" w:themeColor="text1"/>
          <w:sz w:val="22"/>
          <w:szCs w:val="22"/>
        </w:rPr>
      </w:pPr>
      <w:r w:rsidRPr="418775BF" w:rsidR="29546BF8">
        <w:rPr>
          <w:rFonts w:ascii="Times New Roman" w:hAnsi="Times New Roman" w:eastAsia="Times New Roman" w:cs="Times New Roman"/>
          <w:color w:val="000000" w:themeColor="text1" w:themeTint="FF" w:themeShade="FF"/>
          <w:sz w:val="22"/>
          <w:szCs w:val="22"/>
        </w:rPr>
        <w:t xml:space="preserve">The disc specimens are convenient for </w:t>
      </w:r>
      <w:r w:rsidRPr="418775BF" w:rsidR="29546BF8">
        <w:rPr>
          <w:rFonts w:ascii="Times New Roman" w:hAnsi="Times New Roman" w:eastAsia="Times New Roman" w:cs="Times New Roman"/>
          <w:color w:val="000000" w:themeColor="text1" w:themeTint="FF" w:themeShade="FF"/>
          <w:sz w:val="22"/>
          <w:szCs w:val="22"/>
        </w:rPr>
        <w:t>Vickers</w:t>
      </w:r>
      <w:r w:rsidRPr="418775BF" w:rsidR="29546BF8">
        <w:rPr>
          <w:rFonts w:ascii="Times New Roman" w:hAnsi="Times New Roman" w:eastAsia="Times New Roman" w:cs="Times New Roman"/>
          <w:color w:val="000000" w:themeColor="text1" w:themeTint="FF" w:themeShade="FF"/>
          <w:sz w:val="22"/>
          <w:szCs w:val="22"/>
        </w:rPr>
        <w:t xml:space="preserve"> microhardness testing.</w:t>
      </w:r>
    </w:p>
    <w:p w:rsidR="00200D9C" w:rsidP="7AB6101C" w:rsidRDefault="29546BF8" w14:paraId="3574A7BF" w14:textId="34944279">
      <w:pPr>
        <w:pStyle w:val="ListParagraph"/>
        <w:numPr>
          <w:ilvl w:val="0"/>
          <w:numId w:val="17"/>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Minimum number of readings = 10 for each set.</w:t>
      </w:r>
    </w:p>
    <w:p w:rsidR="00200D9C" w:rsidP="7AB6101C" w:rsidRDefault="29546BF8" w14:paraId="50CEF8A7" w14:textId="7B459D28">
      <w:pPr>
        <w:pStyle w:val="ListParagraph"/>
        <w:numPr>
          <w:ilvl w:val="0"/>
          <w:numId w:val="17"/>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test will be done at load = 1 kgf and dwell time = 15 sec.</w:t>
      </w:r>
    </w:p>
    <w:p w:rsidR="00200D9C" w:rsidP="7AB6101C" w:rsidRDefault="29546BF8" w14:paraId="37846950" w14:textId="4F5A6CDF">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6E9E7426">
        <w:rPr>
          <w:rFonts w:ascii="Times New Roman" w:hAnsi="Times New Roman" w:eastAsia="Times New Roman" w:cs="Times New Roman"/>
          <w:b/>
          <w:bCs/>
          <w:color w:val="000000" w:themeColor="text1"/>
          <w:sz w:val="22"/>
          <w:szCs w:val="22"/>
        </w:rPr>
        <w:t>2</w:t>
      </w:r>
      <w:r w:rsidRPr="3402E82D">
        <w:rPr>
          <w:rFonts w:ascii="Times New Roman" w:hAnsi="Times New Roman" w:eastAsia="Times New Roman" w:cs="Times New Roman"/>
          <w:b/>
          <w:bCs/>
          <w:color w:val="000000" w:themeColor="text1"/>
          <w:sz w:val="22"/>
          <w:szCs w:val="22"/>
        </w:rPr>
        <w:t>.4 Compression Test:</w:t>
      </w:r>
    </w:p>
    <w:p w:rsidR="00200D9C" w:rsidP="7AB6101C" w:rsidRDefault="29546BF8" w14:paraId="0A7216C6" w14:textId="4C782FF6">
      <w:pPr>
        <w:pStyle w:val="ListParagraph"/>
        <w:numPr>
          <w:ilvl w:val="0"/>
          <w:numId w:val="16"/>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53E2188E" w14:textId="7B80C02E">
      <w:pPr>
        <w:pStyle w:val="ListParagraph"/>
        <w:numPr>
          <w:ilvl w:val="0"/>
          <w:numId w:val="16"/>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compare mechanical properties (elastic modulus, yield/ultimate strengths, and fracture behavior) of different treatment conditions with each other as well as results from the literature.</w:t>
      </w:r>
    </w:p>
    <w:p w:rsidR="00200D9C" w:rsidP="7AB6101C" w:rsidRDefault="29546BF8" w14:paraId="6C185305" w14:textId="1C7D76E5">
      <w:pPr>
        <w:pStyle w:val="ListParagraph"/>
        <w:numPr>
          <w:ilvl w:val="0"/>
          <w:numId w:val="16"/>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testing conditions according to the ASTM E9-09 will be adapted for small-scale testing. Short cylindrical specimens will be machined according to the die constraints.</w:t>
      </w:r>
    </w:p>
    <w:p w:rsidR="00200D9C" w:rsidP="7AB6101C" w:rsidRDefault="29546BF8" w14:paraId="27D250A6" w14:textId="61BEB20E">
      <w:pPr>
        <w:pStyle w:val="ListParagraph"/>
        <w:numPr>
          <w:ilvl w:val="0"/>
          <w:numId w:val="16"/>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surfaces of machine plates and the polished specimens will be cleaned by acetone prior to testing.</w:t>
      </w:r>
    </w:p>
    <w:p w:rsidR="00200D9C" w:rsidP="7AB6101C" w:rsidRDefault="29546BF8" w14:paraId="67172C60" w14:textId="49AE35C0">
      <w:pPr>
        <w:spacing w:before="240" w:after="240"/>
        <w:rPr>
          <w:rFonts w:ascii="Times New Roman" w:hAnsi="Times New Roman" w:eastAsia="Times New Roman" w:cs="Times New Roman"/>
          <w:b w:val="1"/>
          <w:bCs w:val="1"/>
          <w:color w:val="000000" w:themeColor="text1"/>
        </w:rPr>
      </w:pPr>
      <w:r w:rsidRPr="15D486E0" w:rsidR="29546BF8">
        <w:rPr>
          <w:rFonts w:ascii="Times New Roman" w:hAnsi="Times New Roman" w:eastAsia="Times New Roman" w:cs="Times New Roman"/>
          <w:b w:val="1"/>
          <w:bCs w:val="1"/>
          <w:color w:val="000000" w:themeColor="text1" w:themeTint="FF" w:themeShade="FF"/>
        </w:rPr>
        <w:t>3.</w:t>
      </w:r>
      <w:r w:rsidRPr="15D486E0" w:rsidR="049C8666">
        <w:rPr>
          <w:rFonts w:ascii="Times New Roman" w:hAnsi="Times New Roman" w:eastAsia="Times New Roman" w:cs="Times New Roman"/>
          <w:b w:val="1"/>
          <w:bCs w:val="1"/>
          <w:color w:val="000000" w:themeColor="text1" w:themeTint="FF" w:themeShade="FF"/>
        </w:rPr>
        <w:t>3</w:t>
      </w:r>
      <w:r w:rsidRPr="15D486E0" w:rsidR="29546BF8">
        <w:rPr>
          <w:rFonts w:ascii="Times New Roman" w:hAnsi="Times New Roman" w:eastAsia="Times New Roman" w:cs="Times New Roman"/>
          <w:b w:val="1"/>
          <w:bCs w:val="1"/>
          <w:color w:val="000000" w:themeColor="text1" w:themeTint="FF" w:themeShade="FF"/>
        </w:rPr>
        <w:t xml:space="preserve"> Microscopic SEM and </w:t>
      </w:r>
      <w:del w:author="Lucas Lebron Alvarez" w:date="2026-09-23T18:37:05.444Z" w16du:dateUtc="2026-09-23T18:37:05.444Z" w:id="1501638519">
        <w:r w:rsidRPr="15D486E0" w:rsidDel="29546BF8">
          <w:rPr>
            <w:rFonts w:ascii="Times New Roman" w:hAnsi="Times New Roman" w:eastAsia="Times New Roman" w:cs="Times New Roman"/>
            <w:b w:val="1"/>
            <w:bCs w:val="1"/>
            <w:color w:val="000000" w:themeColor="text1" w:themeTint="FF" w:themeShade="FF"/>
          </w:rPr>
          <w:delText>(</w:delText>
        </w:r>
      </w:del>
      <w:r w:rsidRPr="15D486E0" w:rsidR="29546BF8">
        <w:rPr>
          <w:rFonts w:ascii="Times New Roman" w:hAnsi="Times New Roman" w:eastAsia="Times New Roman" w:cs="Times New Roman"/>
          <w:b w:val="1"/>
          <w:bCs w:val="1"/>
          <w:color w:val="000000" w:themeColor="text1" w:themeTint="FF" w:themeShade="FF"/>
        </w:rPr>
        <w:t>EDS</w:t>
      </w:r>
      <w:del w:author="Lucas Lebron Alvarez" w:date="2026-09-23T18:37:04.165Z" w16du:dateUtc="2026-09-23T18:37:04.165Z" w:id="942993524">
        <w:r w:rsidRPr="15D486E0" w:rsidDel="29546BF8">
          <w:rPr>
            <w:rFonts w:ascii="Times New Roman" w:hAnsi="Times New Roman" w:eastAsia="Times New Roman" w:cs="Times New Roman"/>
            <w:b w:val="1"/>
            <w:bCs w:val="1"/>
            <w:color w:val="000000" w:themeColor="text1" w:themeTint="FF" w:themeShade="FF"/>
          </w:rPr>
          <w:delText>)</w:delText>
        </w:r>
      </w:del>
      <w:r w:rsidRPr="15D486E0" w:rsidR="29546BF8">
        <w:rPr>
          <w:rFonts w:ascii="Times New Roman" w:hAnsi="Times New Roman" w:eastAsia="Times New Roman" w:cs="Times New Roman"/>
          <w:b w:val="1"/>
          <w:bCs w:val="1"/>
          <w:color w:val="000000" w:themeColor="text1" w:themeTint="FF" w:themeShade="FF"/>
        </w:rPr>
        <w:t xml:space="preserve"> </w:t>
      </w:r>
      <w:r w:rsidRPr="15D486E0" w:rsidR="0A6D4A0C">
        <w:rPr>
          <w:rFonts w:ascii="Times New Roman" w:hAnsi="Times New Roman" w:eastAsia="Times New Roman" w:cs="Times New Roman"/>
          <w:b w:val="1"/>
          <w:bCs w:val="1"/>
          <w:color w:val="000000" w:themeColor="text1" w:themeTint="FF" w:themeShade="FF"/>
        </w:rPr>
        <w:t>(</w:t>
      </w:r>
      <w:r w:rsidRPr="15D486E0" w:rsidR="29546BF8">
        <w:rPr>
          <w:rFonts w:ascii="Times New Roman" w:hAnsi="Times New Roman" w:eastAsia="Times New Roman" w:cs="Times New Roman"/>
          <w:b w:val="1"/>
          <w:bCs w:val="1"/>
          <w:color w:val="000000" w:themeColor="text1" w:themeTint="FF" w:themeShade="FF"/>
        </w:rPr>
        <w:t>Energy Dispersive Spectroscopy</w:t>
      </w:r>
      <w:ins w:author="Lucas Lebron Alvarez" w:date="2026-09-23T18:37:14.326Z" w16du:dateUtc="2026-09-23T18:37:14.326Z" w:id="2084516154">
        <w:r w:rsidRPr="15D486E0" w:rsidR="3A002665">
          <w:rPr>
            <w:rFonts w:ascii="Times New Roman" w:hAnsi="Times New Roman" w:eastAsia="Times New Roman" w:cs="Times New Roman"/>
            <w:b w:val="1"/>
            <w:bCs w:val="1"/>
            <w:color w:val="000000" w:themeColor="text1" w:themeTint="FF" w:themeShade="FF"/>
          </w:rPr>
          <w:t>)</w:t>
        </w:r>
      </w:ins>
      <w:r w:rsidRPr="15D486E0" w:rsidR="29546BF8">
        <w:rPr>
          <w:rFonts w:ascii="Times New Roman" w:hAnsi="Times New Roman" w:eastAsia="Times New Roman" w:cs="Times New Roman"/>
          <w:b w:val="1"/>
          <w:bCs w:val="1"/>
          <w:color w:val="000000" w:themeColor="text1" w:themeTint="FF" w:themeShade="FF"/>
        </w:rPr>
        <w:t xml:space="preserve"> Investigation:</w:t>
      </w:r>
    </w:p>
    <w:p w:rsidR="00200D9C" w:rsidP="7AB6101C" w:rsidRDefault="29546BF8" w14:paraId="3FFA649D" w14:textId="7BD333F4">
      <w:pPr>
        <w:pStyle w:val="ListParagraph"/>
        <w:numPr>
          <w:ilvl w:val="0"/>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before corrosion and after corrosion testing.</w:t>
      </w:r>
    </w:p>
    <w:p w:rsidR="00200D9C" w:rsidP="7AB6101C" w:rsidRDefault="29546BF8" w14:paraId="6FDF58B5" w14:textId="58251DC5">
      <w:pPr>
        <w:pStyle w:val="ListParagraph"/>
        <w:numPr>
          <w:ilvl w:val="0"/>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 xml:space="preserve">The significance of this investigation is to explain and interpret the </w:t>
      </w:r>
      <w:r w:rsidRPr="3402E82D" w:rsidR="32DF4157">
        <w:rPr>
          <w:rFonts w:ascii="Times New Roman" w:hAnsi="Times New Roman" w:eastAsia="Times New Roman" w:cs="Times New Roman"/>
          <w:color w:val="000000" w:themeColor="text1"/>
          <w:sz w:val="22"/>
          <w:szCs w:val="22"/>
        </w:rPr>
        <w:t>results obtained</w:t>
      </w:r>
      <w:r w:rsidRPr="3402E82D">
        <w:rPr>
          <w:rFonts w:ascii="Times New Roman" w:hAnsi="Times New Roman" w:eastAsia="Times New Roman" w:cs="Times New Roman"/>
          <w:color w:val="000000" w:themeColor="text1"/>
          <w:sz w:val="22"/>
          <w:szCs w:val="22"/>
        </w:rPr>
        <w:t xml:space="preserve"> from other tests from a material science point of view (e.g., BN distribution, porosity, and post-corrosion byproduct layers).</w:t>
      </w:r>
    </w:p>
    <w:p w:rsidR="00200D9C" w:rsidP="7AB6101C" w:rsidRDefault="29546BF8" w14:paraId="6D6038FF" w14:textId="5B68A77C">
      <w:pPr>
        <w:pStyle w:val="ListParagraph"/>
        <w:numPr>
          <w:ilvl w:val="0"/>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samples will be prepared as following:</w:t>
      </w:r>
    </w:p>
    <w:p w:rsidR="00200D9C" w:rsidP="7AB6101C" w:rsidRDefault="29546BF8" w14:paraId="0B509BA4" w14:textId="18BE677A">
      <w:pPr>
        <w:pStyle w:val="ListParagraph"/>
        <w:numPr>
          <w:ilvl w:val="1"/>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Mounted in polymeric material then polished with coarse to fine grinding (400-2000 grit) SiC paper.</w:t>
      </w:r>
    </w:p>
    <w:p w:rsidR="00200D9C" w:rsidP="7AB6101C" w:rsidRDefault="29546BF8" w14:paraId="2A68F366" w14:textId="314D581F">
      <w:pPr>
        <w:pStyle w:val="ListParagraph"/>
        <w:numPr>
          <w:ilvl w:val="1"/>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Polished using an imperial cloth pad with silica powder until a mirror surface is obtained.</w:t>
      </w:r>
    </w:p>
    <w:p w:rsidR="00200D9C" w:rsidP="7AB6101C" w:rsidRDefault="29546BF8" w14:paraId="0122F8B0" w14:textId="05079042">
      <w:pPr>
        <w:pStyle w:val="ListParagraph"/>
        <w:numPr>
          <w:ilvl w:val="1"/>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Samples will be etched just before the investigation (using acetic-picral or acetic-glycol etchants).</w:t>
      </w:r>
    </w:p>
    <w:p w:rsidR="202FBEF7" w:rsidP="3402E82D" w:rsidRDefault="29546BF8" w14:paraId="289F5CD3" w14:textId="73569FFF">
      <w:pPr>
        <w:pStyle w:val="ListParagraph"/>
        <w:numPr>
          <w:ilvl w:val="1"/>
          <w:numId w:val="15"/>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EDS mapping will be utilized to verify the elemental distribution of the BN nanoparticles.</w:t>
      </w:r>
    </w:p>
    <w:p w:rsidR="00200D9C" w:rsidP="7AB6101C" w:rsidRDefault="7799729A" w14:paraId="6E97B3CD" w14:textId="341F4059">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29546BF8">
        <w:rPr>
          <w:rFonts w:ascii="Times New Roman" w:hAnsi="Times New Roman" w:eastAsia="Times New Roman" w:cs="Times New Roman"/>
          <w:b/>
          <w:bCs/>
          <w:color w:val="000000" w:themeColor="text1"/>
          <w:sz w:val="22"/>
          <w:szCs w:val="22"/>
        </w:rPr>
        <w:t>.3.1 (XRD) X-ray Diffraction Analysis:</w:t>
      </w:r>
    </w:p>
    <w:p w:rsidR="00200D9C" w:rsidP="7AB6101C" w:rsidRDefault="29546BF8" w14:paraId="4E9FBBB9" w14:textId="074893C0">
      <w:pPr>
        <w:pStyle w:val="ListParagraph"/>
        <w:numPr>
          <w:ilvl w:val="0"/>
          <w:numId w:val="14"/>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selected optimized samples; before and after corrosion testing.</w:t>
      </w:r>
    </w:p>
    <w:p w:rsidR="00200D9C" w:rsidP="7AB6101C" w:rsidRDefault="29546BF8" w14:paraId="116BB7F1" w14:textId="03A45113">
      <w:pPr>
        <w:pStyle w:val="ListParagraph"/>
        <w:numPr>
          <w:ilvl w:val="0"/>
          <w:numId w:val="14"/>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analyze the chemical composition and evaluate the phase stability of the BN reinforcements, as well as to identify surface corrosion byproducts (e.g., magnesium oxides/peroxides).</w:t>
      </w:r>
    </w:p>
    <w:p w:rsidR="00200D9C" w:rsidP="418775BF" w:rsidRDefault="29546BF8" w14:paraId="53804498" w14:textId="4B03F463">
      <w:pPr>
        <w:spacing w:before="240" w:after="0"/>
        <w:ind w:left="0" w:firstLine="0"/>
        <w:rPr>
          <w:rFonts w:ascii="Times New Roman" w:hAnsi="Times New Roman" w:eastAsia="Times New Roman" w:cs="Times New Roman"/>
          <w:b w:val="1"/>
          <w:bCs w:val="1"/>
          <w:color w:val="000000" w:themeColor="text1"/>
        </w:rPr>
      </w:pPr>
      <w:r w:rsidRPr="418775BF" w:rsidR="29546BF8">
        <w:rPr>
          <w:rFonts w:ascii="Times New Roman" w:hAnsi="Times New Roman" w:eastAsia="Times New Roman" w:cs="Times New Roman"/>
          <w:b w:val="1"/>
          <w:bCs w:val="1"/>
          <w:color w:val="000000" w:themeColor="text1" w:themeTint="FF" w:themeShade="FF"/>
        </w:rPr>
        <w:t>3.</w:t>
      </w:r>
      <w:r w:rsidRPr="418775BF" w:rsidR="31357BEB">
        <w:rPr>
          <w:rFonts w:ascii="Times New Roman" w:hAnsi="Times New Roman" w:eastAsia="Times New Roman" w:cs="Times New Roman"/>
          <w:b w:val="1"/>
          <w:bCs w:val="1"/>
          <w:color w:val="000000" w:themeColor="text1" w:themeTint="FF" w:themeShade="FF"/>
        </w:rPr>
        <w:t>4</w:t>
      </w:r>
      <w:r w:rsidRPr="418775BF" w:rsidR="29546BF8">
        <w:rPr>
          <w:rFonts w:ascii="Times New Roman" w:hAnsi="Times New Roman" w:eastAsia="Times New Roman" w:cs="Times New Roman"/>
          <w:b w:val="1"/>
          <w:bCs w:val="1"/>
          <w:color w:val="000000" w:themeColor="text1" w:themeTint="FF" w:themeShade="FF"/>
        </w:rPr>
        <w:t xml:space="preserve"> Corrosion and Electrochemical Performance (in vitro):</w:t>
      </w:r>
    </w:p>
    <w:p w:rsidR="00200D9C" w:rsidP="7AB6101C" w:rsidRDefault="29546BF8" w14:paraId="70D28FE3" w14:textId="086FE525">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5ACE5920">
        <w:rPr>
          <w:rFonts w:ascii="Times New Roman" w:hAnsi="Times New Roman" w:eastAsia="Times New Roman" w:cs="Times New Roman"/>
          <w:b/>
          <w:bCs/>
          <w:color w:val="000000" w:themeColor="text1"/>
          <w:sz w:val="22"/>
          <w:szCs w:val="22"/>
        </w:rPr>
        <w:t>4</w:t>
      </w:r>
      <w:r w:rsidRPr="3402E82D">
        <w:rPr>
          <w:rFonts w:ascii="Times New Roman" w:hAnsi="Times New Roman" w:eastAsia="Times New Roman" w:cs="Times New Roman"/>
          <w:b/>
          <w:bCs/>
          <w:color w:val="000000" w:themeColor="text1"/>
          <w:sz w:val="22"/>
          <w:szCs w:val="22"/>
        </w:rPr>
        <w:t>.1 Immersion Test (in vitro):</w:t>
      </w:r>
    </w:p>
    <w:p w:rsidR="00200D9C" w:rsidP="7AB6101C" w:rsidRDefault="29546BF8" w14:paraId="3E66FBEC" w14:textId="003CF65E">
      <w:pPr>
        <w:pStyle w:val="ListParagraph"/>
        <w:numPr>
          <w:ilvl w:val="0"/>
          <w:numId w:val="1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6FF5C6DE" w14:textId="1825CB73">
      <w:pPr>
        <w:pStyle w:val="ListParagraph"/>
        <w:numPr>
          <w:ilvl w:val="0"/>
          <w:numId w:val="1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study the degradation behavior and mass loss of nanocomposites over an extended period.</w:t>
      </w:r>
    </w:p>
    <w:p w:rsidR="00200D9C" w:rsidP="7AB6101C" w:rsidRDefault="29546BF8" w14:paraId="33D858EE" w14:textId="1BE29F96">
      <w:pPr>
        <w:pStyle w:val="ListParagraph"/>
        <w:numPr>
          <w:ilvl w:val="0"/>
          <w:numId w:val="1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ASTM-G31-72 can be used for the immersion test.</w:t>
      </w:r>
    </w:p>
    <w:p w:rsidR="00200D9C" w:rsidP="7AB6101C" w:rsidRDefault="29546BF8" w14:paraId="60E36528" w14:textId="1825A447">
      <w:pPr>
        <w:pStyle w:val="ListParagraph"/>
        <w:numPr>
          <w:ilvl w:val="0"/>
          <w:numId w:val="1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test will be conducted for intervals of 7 to 16 days.</w:t>
      </w:r>
    </w:p>
    <w:p w:rsidR="00200D9C" w:rsidP="202FBEF7" w:rsidRDefault="29546BF8" w14:paraId="48C0D888" w14:textId="717E49EE">
      <w:pPr>
        <w:pStyle w:val="ListParagraph"/>
        <w:numPr>
          <w:ilvl w:val="0"/>
          <w:numId w:val="13"/>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Samples will be immersed in Hank's solution or simulated body fluid (SBF). The temperature will be maintained at 37 °C, and pH changes will be monitored. Hydrogen evolution will be recorded if the sample geometry permits</w:t>
      </w:r>
      <w:r w:rsidRPr="3402E82D" w:rsidR="713E5045">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"/>
          <w:id w:val="1581822295"/>
          <w:placeholder>
            <w:docPart w:val="04D36F944EF04F01B43D953007682AFB"/>
          </w:placeholder>
        </w:sdtPr>
        <w:sdtContent>
          <w:r w:rsidRPr="3402E82D" w:rsidR="3402E82D">
            <w:rPr>
              <w:rFonts w:ascii="Times New Roman" w:hAnsi="Times New Roman" w:eastAsia="Times New Roman" w:cs="Times New Roman"/>
              <w:color w:val="000000" w:themeColor="text1"/>
              <w:sz w:val="22"/>
              <w:szCs w:val="22"/>
            </w:rPr>
            <w:t>(Amin et al., 2025)</w:t>
          </w:r>
        </w:sdtContent>
      </w:sdt>
      <w:r w:rsidRPr="3402E82D" w:rsidR="7799729A">
        <w:rPr>
          <w:rFonts w:ascii="Times New Roman" w:hAnsi="Times New Roman" w:eastAsia="Times New Roman" w:cs="Times New Roman"/>
        </w:rPr>
        <w:t>.</w:t>
      </w:r>
    </w:p>
    <w:p w:rsidR="00200D9C" w:rsidP="7AB6101C" w:rsidRDefault="29546BF8" w14:paraId="44DFB98A" w14:textId="0F223144">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2C669785">
        <w:rPr>
          <w:rFonts w:ascii="Times New Roman" w:hAnsi="Times New Roman" w:eastAsia="Times New Roman" w:cs="Times New Roman"/>
          <w:b/>
          <w:bCs/>
          <w:color w:val="000000" w:themeColor="text1"/>
          <w:sz w:val="22"/>
          <w:szCs w:val="22"/>
        </w:rPr>
        <w:t>4</w:t>
      </w:r>
      <w:r w:rsidRPr="3402E82D">
        <w:rPr>
          <w:rFonts w:ascii="Times New Roman" w:hAnsi="Times New Roman" w:eastAsia="Times New Roman" w:cs="Times New Roman"/>
          <w:b/>
          <w:bCs/>
          <w:color w:val="000000" w:themeColor="text1"/>
          <w:sz w:val="22"/>
          <w:szCs w:val="22"/>
        </w:rPr>
        <w:t>.2 (PDP) Potentiodynamic Polarization Test &amp; (EIS) Electrochemical Impedance Spectroscopy (in vitro):</w:t>
      </w:r>
    </w:p>
    <w:p w:rsidR="00200D9C" w:rsidP="7AB6101C" w:rsidRDefault="29546BF8" w14:paraId="32A02FF3" w14:textId="3ECFE82F">
      <w:pPr>
        <w:pStyle w:val="ListParagraph"/>
        <w:numPr>
          <w:ilvl w:val="0"/>
          <w:numId w:val="1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all fabricated samples; (Phase 1 fast hot-compacted) and (Phase 2 conventionally sintered).</w:t>
      </w:r>
    </w:p>
    <w:p w:rsidR="00200D9C" w:rsidP="7AB6101C" w:rsidRDefault="29546BF8" w14:paraId="27BFE166" w14:textId="19064158">
      <w:pPr>
        <w:pStyle w:val="ListParagraph"/>
        <w:numPr>
          <w:ilvl w:val="0"/>
          <w:numId w:val="1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evaluate the corrosion potential, the corrosion current density, and the corrosion mechanisms/passivating layers for each fabrication technique for better comparison.</w:t>
      </w:r>
    </w:p>
    <w:p w:rsidR="00200D9C" w:rsidP="7AB6101C" w:rsidRDefault="29546BF8" w14:paraId="1194EC56" w14:textId="1A6EA16D">
      <w:pPr>
        <w:pStyle w:val="ListParagraph"/>
        <w:numPr>
          <w:ilvl w:val="0"/>
          <w:numId w:val="1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ASTM G5-94 standard can be used for this test.</w:t>
      </w:r>
    </w:p>
    <w:p w:rsidR="00200D9C" w:rsidP="7AB6101C" w:rsidRDefault="29546BF8" w14:paraId="26FF6B68" w14:textId="47BE7197">
      <w:pPr>
        <w:pStyle w:val="ListParagraph"/>
        <w:numPr>
          <w:ilvl w:val="0"/>
          <w:numId w:val="1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test will be performed in the same SBF and same conditions as in the immersion test.</w:t>
      </w:r>
    </w:p>
    <w:p w:rsidR="00200D9C" w:rsidP="7AB6101C" w:rsidRDefault="29546BF8" w14:paraId="243FC6E3" w14:textId="7312B79D">
      <w:pPr>
        <w:pStyle w:val="ListParagraph"/>
        <w:numPr>
          <w:ilvl w:val="0"/>
          <w:numId w:val="12"/>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process parameters such as scanning rate of Tafel curves will be set to 1 mV/s</w:t>
      </w:r>
      <w:r w:rsidRPr="3402E82D" w:rsidR="7E9AE631">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"/>
          <w:id w:val="1266373670"/>
          <w:placeholder>
            <w:docPart w:val="EFE0648EA20A4DE0B51F20CC83160F7C"/>
          </w:placeholder>
        </w:sdtPr>
        <w:sdtContent>
          <w:r w:rsidRPr="3402E82D" w:rsidR="3402E82D">
            <w:rPr>
              <w:rFonts w:ascii="Times New Roman" w:hAnsi="Times New Roman" w:eastAsia="Times New Roman" w:cs="Times New Roman"/>
              <w:color w:val="000000" w:themeColor="text1"/>
              <w:sz w:val="22"/>
              <w:szCs w:val="22"/>
            </w:rPr>
            <w:t>(Amin et al., 2025)</w:t>
          </w:r>
        </w:sdtContent>
      </w:sdt>
      <w:r w:rsidRPr="3402E82D" w:rsidR="2DD9B92F">
        <w:rPr>
          <w:rFonts w:ascii="Times New Roman" w:hAnsi="Times New Roman" w:eastAsia="Times New Roman" w:cs="Times New Roman"/>
        </w:rPr>
        <w:t xml:space="preserve"> </w:t>
      </w:r>
      <w:sdt>
        <w:sdtPr>
          <w:rPr>
            <w:rFonts w:ascii="Times New Roman" w:hAnsi="Times New Roman" w:eastAsia="Times New Roman" w:cs="Times New Roman"/>
            <w:color w:val="000000" w:themeColor="text1"/>
          </w:rPr>
          <w:tag w:val="MENDELEY_CITATION_v3_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"/>
          <w:id w:val="325770031"/>
          <w:placeholder>
            <w:docPart w:val="EFE0648EA20A4DE0B51F20CC83160F7C"/>
          </w:placeholder>
        </w:sdtPr>
        <w:sdtContent>
          <w:r w:rsidRPr="3402E82D" w:rsidR="3402E82D">
            <w:rPr>
              <w:rFonts w:ascii="Times New Roman" w:hAnsi="Times New Roman" w:eastAsia="Times New Roman" w:cs="Times New Roman"/>
              <w:color w:val="000000" w:themeColor="text1"/>
            </w:rPr>
            <w:t>(Abdalla et al., 2022)</w:t>
          </w:r>
        </w:sdtContent>
      </w:sdt>
      <w:r w:rsidRPr="3402E82D">
        <w:rPr>
          <w:rFonts w:ascii="Times New Roman" w:hAnsi="Times New Roman" w:eastAsia="Times New Roman" w:cs="Times New Roman"/>
        </w:rPr>
        <w:t>.</w:t>
      </w:r>
    </w:p>
    <w:p w:rsidR="3402E82D" w:rsidP="3402E82D" w:rsidRDefault="3402E82D" w14:paraId="1FA565F2" w14:textId="720A610D">
      <w:pPr>
        <w:spacing w:before="240" w:after="240"/>
        <w:rPr>
          <w:rFonts w:ascii="Times New Roman" w:hAnsi="Times New Roman" w:eastAsia="Times New Roman" w:cs="Times New Roman"/>
          <w:b/>
          <w:bCs/>
          <w:color w:val="000000" w:themeColor="text1"/>
          <w:sz w:val="22"/>
          <w:szCs w:val="22"/>
        </w:rPr>
      </w:pPr>
    </w:p>
    <w:p w:rsidR="00200D9C" w:rsidP="7AB6101C" w:rsidRDefault="29546BF8" w14:paraId="23F60EA4" w14:textId="439FB069">
      <w:pPr>
        <w:spacing w:before="240" w:after="240"/>
        <w:rPr>
          <w:rFonts w:ascii="Times New Roman" w:hAnsi="Times New Roman" w:eastAsia="Times New Roman" w:cs="Times New Roman"/>
          <w:b/>
          <w:bCs/>
          <w:color w:val="000000" w:themeColor="text1"/>
          <w:sz w:val="22"/>
          <w:szCs w:val="22"/>
        </w:rPr>
      </w:pPr>
      <w:r w:rsidRPr="3402E82D">
        <w:rPr>
          <w:rFonts w:ascii="Times New Roman" w:hAnsi="Times New Roman" w:eastAsia="Times New Roman" w:cs="Times New Roman"/>
          <w:b/>
          <w:bCs/>
          <w:color w:val="000000" w:themeColor="text1"/>
          <w:sz w:val="22"/>
          <w:szCs w:val="22"/>
        </w:rPr>
        <w:t>3.</w:t>
      </w:r>
      <w:r w:rsidRPr="3402E82D" w:rsidR="3A68BBA4">
        <w:rPr>
          <w:rFonts w:ascii="Times New Roman" w:hAnsi="Times New Roman" w:eastAsia="Times New Roman" w:cs="Times New Roman"/>
          <w:b/>
          <w:bCs/>
          <w:color w:val="000000" w:themeColor="text1"/>
          <w:sz w:val="22"/>
          <w:szCs w:val="22"/>
        </w:rPr>
        <w:t>4</w:t>
      </w:r>
      <w:r w:rsidRPr="3402E82D">
        <w:rPr>
          <w:rFonts w:ascii="Times New Roman" w:hAnsi="Times New Roman" w:eastAsia="Times New Roman" w:cs="Times New Roman"/>
          <w:b/>
          <w:bCs/>
          <w:color w:val="000000" w:themeColor="text1"/>
          <w:sz w:val="22"/>
          <w:szCs w:val="22"/>
        </w:rPr>
        <w:t>.3 Biological and Surface-Response Testing (in vitro) - UARK Collaboration:</w:t>
      </w:r>
    </w:p>
    <w:p w:rsidR="00200D9C" w:rsidP="7AB6101C" w:rsidRDefault="29546BF8" w14:paraId="24EC21D4" w14:textId="25A0A314">
      <w:pPr>
        <w:pStyle w:val="ListParagraph"/>
        <w:numPr>
          <w:ilvl w:val="0"/>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For selected optimized samples (ZK60 control, optimized fast-compacted nanocomposite, and optimized conventionally sintered nanocomposite).</w:t>
      </w:r>
    </w:p>
    <w:p w:rsidR="00200D9C" w:rsidP="7AB6101C" w:rsidRDefault="29546BF8" w14:paraId="1F2AE1FE" w14:textId="735817EF">
      <w:pPr>
        <w:pStyle w:val="ListParagraph"/>
        <w:numPr>
          <w:ilvl w:val="0"/>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significance of this test is to verify whether processing improvements that enhance mechanical and corrosion behavior translate into acceptable preliminary cytocompatibility</w:t>
      </w:r>
      <w:r w:rsidRPr="3402E82D" w:rsidR="7C2E7EC3">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"/>
          <w:id w:val="942066377"/>
          <w:placeholder>
            <w:docPart w:val="2A51D307BBF144E0AEABD345F2B360FF"/>
          </w:placeholder>
        </w:sdtPr>
        <w:sdtContent>
          <w:r w:rsidRPr="3402E82D" w:rsidR="3402E82D">
            <w:rPr>
              <w:rFonts w:ascii="Times New Roman" w:hAnsi="Times New Roman" w:eastAsia="Times New Roman" w:cs="Times New Roman"/>
              <w:color w:val="000000" w:themeColor="text1"/>
              <w:sz w:val="22"/>
              <w:szCs w:val="22"/>
            </w:rPr>
            <w:t>(Jia et al., 2023)</w:t>
          </w:r>
        </w:sdtContent>
      </w:sdt>
      <w:r w:rsidRPr="3402E82D">
        <w:rPr>
          <w:rFonts w:ascii="Times New Roman" w:hAnsi="Times New Roman" w:eastAsia="Times New Roman" w:cs="Times New Roman"/>
        </w:rPr>
        <w:t>.</w:t>
      </w:r>
    </w:p>
    <w:p w:rsidR="00200D9C" w:rsidP="7AB6101C" w:rsidRDefault="29546BF8" w14:paraId="6CB7B9A7" w14:textId="0BFB6932">
      <w:pPr>
        <w:pStyle w:val="ListParagraph"/>
        <w:numPr>
          <w:ilvl w:val="0"/>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ISO-10993 standard may be followed.</w:t>
      </w:r>
    </w:p>
    <w:p w:rsidR="00200D9C" w:rsidP="7AB6101C" w:rsidRDefault="29546BF8" w14:paraId="44B4789C" w14:textId="760E84B4">
      <w:pPr>
        <w:pStyle w:val="ListParagraph"/>
        <w:numPr>
          <w:ilvl w:val="0"/>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The testing will include:</w:t>
      </w:r>
    </w:p>
    <w:p w:rsidR="00200D9C" w:rsidP="7AB6101C" w:rsidRDefault="29546BF8" w14:paraId="2874764B" w14:textId="65A60954">
      <w:pPr>
        <w:pStyle w:val="ListParagraph"/>
        <w:numPr>
          <w:ilvl w:val="1"/>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Contact Angle: Measurement utilizing DI water and/or SBF to compare surface wettability and hydrophilicity</w:t>
      </w:r>
      <w:r w:rsidRPr="3402E82D" w:rsidR="2B46808F">
        <w:rPr>
          <w:rFonts w:ascii="Times New Roman" w:hAnsi="Times New Roman" w:eastAsia="Times New Roman" w:cs="Times New Roman"/>
          <w:color w:val="000000" w:themeColor="text1"/>
          <w:sz w:val="22"/>
          <w:szCs w:val="22"/>
        </w:rPr>
        <w:t xml:space="preserve"> across both fast-compacted and conventionally sintered routes</w:t>
      </w:r>
      <w:r w:rsidRPr="3402E82D" w:rsidR="11215609">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MTczMjdmMGEtMDM2NS00ZTExLTgzMDMtMDBlOWM3YzllNTBh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
          <w:id w:val="570760060"/>
          <w:placeholder>
            <w:docPart w:val="8B32021E85854EFFBDE304326E06DE90"/>
          </w:placeholder>
        </w:sdtPr>
        <w:sdtContent>
          <w:r w:rsidRPr="3402E82D" w:rsidR="3402E82D">
            <w:rPr>
              <w:rFonts w:ascii="Times New Roman" w:hAnsi="Times New Roman" w:eastAsia="Times New Roman" w:cs="Times New Roman"/>
              <w:color w:val="000000" w:themeColor="text1"/>
              <w:sz w:val="22"/>
              <w:szCs w:val="22"/>
            </w:rPr>
            <w:t>[2,3]</w:t>
          </w:r>
        </w:sdtContent>
      </w:sdt>
      <w:r w:rsidRPr="3402E82D">
        <w:rPr>
          <w:rFonts w:ascii="Times New Roman" w:hAnsi="Times New Roman" w:eastAsia="Times New Roman" w:cs="Times New Roman"/>
        </w:rPr>
        <w:t>.</w:t>
      </w:r>
    </w:p>
    <w:p w:rsidR="00200D9C" w:rsidP="7AB6101C" w:rsidRDefault="29546BF8" w14:paraId="3E207AB0" w14:textId="61C493AC">
      <w:pPr>
        <w:pStyle w:val="ListParagraph"/>
        <w:numPr>
          <w:ilvl w:val="1"/>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Cytotoxicity Test: Extract-based testing using MC3T3-E1 preosteoblast cells to verify cell viability</w:t>
      </w:r>
      <w:r w:rsidRPr="3402E82D" w:rsidR="7077D9F2">
        <w:rPr>
          <w:rFonts w:ascii="Times New Roman" w:hAnsi="Times New Roman" w:eastAsia="Times New Roman" w:cs="Times New Roman"/>
          <w:color w:val="000000" w:themeColor="text1"/>
          <w:sz w:val="22"/>
          <w:szCs w:val="22"/>
        </w:rPr>
        <w:t xml:space="preserve"> </w:t>
      </w:r>
      <w:r w:rsidRPr="3402E82D" w:rsidR="4B7E5CCD">
        <w:rPr>
          <w:rFonts w:ascii="Times New Roman" w:hAnsi="Times New Roman" w:eastAsia="Times New Roman" w:cs="Times New Roman"/>
          <w:color w:val="000000" w:themeColor="text1"/>
          <w:sz w:val="22"/>
          <w:szCs w:val="22"/>
        </w:rPr>
        <w:t xml:space="preserve">specifically for the ZK60 alloy composite under the newly optimized rapid compaction </w:t>
      </w:r>
      <w:sdt>
        <w:sdtPr>
          <w:rPr>
            <w:rFonts w:ascii="Times New Roman" w:hAnsi="Times New Roman" w:eastAsia="Times New Roman" w:cs="Times New Roman"/>
            <w:color w:val="000000" w:themeColor="text1"/>
            <w:sz w:val="22"/>
            <w:szCs w:val="22"/>
          </w:rPr>
          <w:tag w:val="MENDELEY_CITATION_v3_eyJjaXRhdGlvbklEIjoiTUVOREVMRVlfQ0lUQVRJT05fNWQyNjEwYmItMzE3OC00MGYyLThjNjItYjJhYjY1OTljMTBj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
          <w:id w:val="938165164"/>
          <w:placeholder>
            <w:docPart w:val="A67E9EC10915463688F152924E2D6E3C"/>
          </w:placeholder>
        </w:sdtPr>
        <w:sdtContent>
          <w:r w:rsidRPr="3402E82D" w:rsidR="4CDF5554">
            <w:rPr>
              <w:rFonts w:ascii="Times New Roman" w:hAnsi="Times New Roman" w:eastAsia="Times New Roman" w:cs="Times New Roman"/>
              <w:color w:val="000000" w:themeColor="text1"/>
              <w:sz w:val="22"/>
              <w:szCs w:val="22"/>
            </w:rPr>
            <w:t>parameters. [</w:t>
          </w:r>
          <w:r w:rsidRPr="3402E82D" w:rsidR="3402E82D">
            <w:rPr>
              <w:rFonts w:ascii="Times New Roman" w:hAnsi="Times New Roman" w:eastAsia="Times New Roman" w:cs="Times New Roman"/>
              <w:color w:val="000000" w:themeColor="text1"/>
              <w:sz w:val="22"/>
              <w:szCs w:val="22"/>
            </w:rPr>
            <w:t>2,3]</w:t>
          </w:r>
        </w:sdtContent>
      </w:sdt>
      <w:r w:rsidRPr="3402E82D">
        <w:rPr>
          <w:rFonts w:ascii="Times New Roman" w:hAnsi="Times New Roman" w:eastAsia="Times New Roman" w:cs="Times New Roman"/>
        </w:rPr>
        <w:t>.</w:t>
      </w:r>
    </w:p>
    <w:p w:rsidR="00200D9C" w:rsidP="7AB6101C" w:rsidRDefault="29546BF8" w14:paraId="79FDD6D5" w14:textId="211888ED">
      <w:pPr>
        <w:pStyle w:val="ListParagraph"/>
        <w:numPr>
          <w:ilvl w:val="1"/>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Cell Adhesion &amp; Morphology: SEM imaging will be used to evaluate how cells attach and spread on the ZK60 versus the BN-reinforced surfaces</w:t>
      </w:r>
      <w:r w:rsidRPr="3402E82D" w:rsidR="6C9552FF">
        <w:rPr>
          <w:rFonts w:ascii="Times New Roman" w:hAnsi="Times New Roman" w:eastAsia="Times New Roman" w:cs="Times New Roman"/>
          <w:color w:val="000000" w:themeColor="text1"/>
          <w:sz w:val="22"/>
          <w:szCs w:val="22"/>
        </w:rPr>
        <w:t xml:space="preserve"> </w:t>
      </w:r>
      <w:sdt>
        <w:sdtPr>
          <w:rPr>
            <w:rFonts w:ascii="Times New Roman" w:hAnsi="Times New Roman" w:eastAsia="Times New Roman" w:cs="Times New Roman"/>
            <w:color w:val="000000" w:themeColor="text1"/>
            <w:sz w:val="22"/>
            <w:szCs w:val="22"/>
          </w:rPr>
          <w:tag w:val="MENDELEY_CITATION_v3_eyJjaXRhdGlvbklEIjoiTUVOREVMRVlfQ0lUQVRJT05fZmU2ZDM1NWEtYWM2My00YmU5LTgyMmYtNTcyMzMwZDgzNDYx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
          <w:id w:val="1422850151"/>
          <w:placeholder>
            <w:docPart w:val="8D1BC114469D448D9A59BDDAA100AE62"/>
          </w:placeholder>
        </w:sdtPr>
        <w:sdtContent>
          <w:r w:rsidRPr="3402E82D" w:rsidR="3402E82D">
            <w:rPr>
              <w:rFonts w:ascii="Times New Roman" w:hAnsi="Times New Roman" w:eastAsia="Times New Roman" w:cs="Times New Roman"/>
              <w:color w:val="000000" w:themeColor="text1"/>
              <w:sz w:val="22"/>
              <w:szCs w:val="22"/>
            </w:rPr>
            <w:t>[2,3]</w:t>
          </w:r>
        </w:sdtContent>
      </w:sdt>
      <w:r w:rsidRPr="3402E82D">
        <w:rPr>
          <w:rFonts w:ascii="Times New Roman" w:hAnsi="Times New Roman" w:eastAsia="Times New Roman" w:cs="Times New Roman"/>
        </w:rPr>
        <w:t>.</w:t>
      </w:r>
    </w:p>
    <w:p w:rsidR="202FBEF7" w:rsidP="3402E82D" w:rsidRDefault="29546BF8" w14:paraId="574266A6" w14:textId="16B31989">
      <w:pPr>
        <w:pStyle w:val="ListParagraph"/>
        <w:numPr>
          <w:ilvl w:val="1"/>
          <w:numId w:val="11"/>
        </w:numPr>
        <w:spacing w:after="0"/>
        <w:rPr>
          <w:rFonts w:ascii="Times New Roman" w:hAnsi="Times New Roman" w:eastAsia="Times New Roman" w:cs="Times New Roman"/>
          <w:color w:val="000000" w:themeColor="text1"/>
          <w:sz w:val="22"/>
          <w:szCs w:val="22"/>
        </w:rPr>
      </w:pPr>
      <w:r w:rsidRPr="3402E82D">
        <w:rPr>
          <w:rFonts w:ascii="Times New Roman" w:hAnsi="Times New Roman" w:eastAsia="Times New Roman" w:cs="Times New Roman"/>
          <w:color w:val="000000" w:themeColor="text1"/>
          <w:sz w:val="22"/>
          <w:szCs w:val="22"/>
        </w:rPr>
        <w:t>Ion Release: ICP-OES will be used to quantify magnesium ion release into the media</w:t>
      </w:r>
      <w:r w:rsidRPr="3402E82D" w:rsidR="7DC2662E">
        <w:rPr>
          <w:rFonts w:ascii="Times New Roman" w:hAnsi="Times New Roman" w:eastAsia="Times New Roman" w:cs="Times New Roman"/>
          <w:color w:val="000000" w:themeColor="text1"/>
          <w:sz w:val="22"/>
          <w:szCs w:val="22"/>
        </w:rPr>
        <w:t xml:space="preserve"> to determine the degradation stability of the uniquely processed ZK60 matrix</w:t>
      </w:r>
      <w:r w:rsidRPr="3402E82D">
        <w:rPr>
          <w:rFonts w:ascii="Times New Roman" w:hAnsi="Times New Roman" w:eastAsia="Times New Roman" w:cs="Times New Roman"/>
          <w:color w:val="000000" w:themeColor="text1"/>
          <w:sz w:val="22"/>
          <w:szCs w:val="22"/>
        </w:rPr>
        <w:t>.</w:t>
      </w:r>
    </w:p>
    <w:p w:rsidR="3402E82D" w:rsidP="3402E82D" w:rsidRDefault="3402E82D" w14:paraId="17B8C7DB" w14:textId="212A117D">
      <w:pPr>
        <w:spacing w:after="0"/>
        <w:rPr>
          <w:rFonts w:ascii="Times New Roman" w:hAnsi="Times New Roman" w:eastAsia="Times New Roman" w:cs="Times New Roman"/>
          <w:color w:val="000000" w:themeColor="text1"/>
          <w:sz w:val="22"/>
          <w:szCs w:val="22"/>
        </w:rPr>
      </w:pPr>
    </w:p>
    <w:p w:rsidR="00200D9C" w:rsidP="7AB6101C" w:rsidRDefault="29546BF8" w14:paraId="7BCB3EBF" w14:textId="4C899F9E">
      <w:pPr>
        <w:spacing w:before="240" w:after="240"/>
        <w:rPr>
          <w:rFonts w:ascii="Times New Roman" w:hAnsi="Times New Roman" w:eastAsia="Times New Roman" w:cs="Times New Roman"/>
          <w:b/>
          <w:bCs/>
          <w:color w:val="000000" w:themeColor="text1"/>
        </w:rPr>
      </w:pPr>
      <w:r w:rsidRPr="3402E82D">
        <w:rPr>
          <w:rFonts w:ascii="Times New Roman" w:hAnsi="Times New Roman" w:eastAsia="Times New Roman" w:cs="Times New Roman"/>
          <w:b/>
          <w:bCs/>
          <w:color w:val="000000" w:themeColor="text1"/>
        </w:rPr>
        <w:t>References:</w:t>
      </w:r>
    </w:p>
    <w:p w:rsidR="6180A729" w:rsidP="202FBEF7" w:rsidRDefault="6180A729" w14:paraId="0F3C22B8" w14:textId="18F98B85">
      <w:pPr>
        <w:pStyle w:val="ListParagraph"/>
        <w:numPr>
          <w:ilvl w:val="0"/>
          <w:numId w:val="10"/>
        </w:numPr>
        <w:spacing w:after="0"/>
        <w:rPr>
          <w:rFonts w:ascii="Times New Roman" w:hAnsi="Times New Roman" w:eastAsia="Times New Roman" w:cs="Times New Roman"/>
        </w:rPr>
      </w:pPr>
      <w:r w:rsidRPr="3402E82D">
        <w:rPr>
          <w:rFonts w:ascii="Times New Roman" w:hAnsi="Times New Roman" w:eastAsia="Times New Roman" w:cs="Times New Roman"/>
        </w:rPr>
        <w:t>Abdrabo, M., Tanveer, T., McGehee, T., Elsaadany, M., and Ibrahim, H., "Effect of Mixing Parameters on the Performance of BN-reinforced Magnesium Nanocomposite Biomedical Implants," Manuscript draft.</w:t>
      </w:r>
    </w:p>
    <w:p w:rsidRPr="005C719D" w:rsidR="00CC12A0" w:rsidP="3402E82D" w:rsidRDefault="005C719D" w14:paraId="484C76D1" w14:textId="1C9290AC">
      <w:pPr>
        <w:pStyle w:val="ListParagraph"/>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Jia, M. S., Hash, S., Reynoso, W., Elsaadany, M., and Ibrahim, H., 2023, "Characterization and Biocompatibility Assessment of Boron Nitride Magnesium Nanocomposites for Orthopedic Applications," </w:t>
      </w:r>
      <w:r w:rsidRPr="3402E82D">
        <w:rPr>
          <w:rFonts w:ascii="Times New Roman" w:hAnsi="Times New Roman" w:eastAsia="Times New Roman" w:cs="Times New Roman"/>
          <w:i/>
          <w:iCs/>
        </w:rPr>
        <w:t>Bioengineering</w:t>
      </w:r>
      <w:r w:rsidRPr="3402E82D">
        <w:rPr>
          <w:rFonts w:ascii="Times New Roman" w:hAnsi="Times New Roman" w:eastAsia="Times New Roman" w:cs="Times New Roman"/>
        </w:rPr>
        <w:t xml:space="preserve">, </w:t>
      </w:r>
      <w:r w:rsidRPr="3402E82D">
        <w:rPr>
          <w:rFonts w:ascii="Times New Roman" w:hAnsi="Times New Roman" w:eastAsia="Times New Roman" w:cs="Times New Roman"/>
          <w:b/>
          <w:bCs/>
        </w:rPr>
        <w:t>10</w:t>
      </w:r>
      <w:r w:rsidRPr="3402E82D">
        <w:rPr>
          <w:rFonts w:ascii="Times New Roman" w:hAnsi="Times New Roman" w:eastAsia="Times New Roman" w:cs="Times New Roman"/>
        </w:rPr>
        <w:t>(7), p. 757.</w:t>
      </w:r>
    </w:p>
    <w:p w:rsidR="6180A729" w:rsidP="3402E82D" w:rsidRDefault="6180A729" w14:paraId="443E1C2B" w14:textId="3CC27F31">
      <w:pPr>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Amin, A., McGehee, T., Williams, B., Navarro, A., Elsaadany, M., and Ibrahim, H., 2025, "In Vitro Assessment of Magnesium-Based Hybrid Nanocomposites for Bone Implant Applications," </w:t>
      </w:r>
      <w:r w:rsidRPr="3402E82D">
        <w:rPr>
          <w:rFonts w:ascii="Times New Roman" w:hAnsi="Times New Roman" w:eastAsia="Times New Roman" w:cs="Times New Roman"/>
          <w:i/>
          <w:iCs/>
        </w:rPr>
        <w:t>Proceedings of the ASME 2025 International Mechanical Engineering Congress and Exposition (IMECE)</w:t>
      </w:r>
      <w:r w:rsidRPr="3402E82D">
        <w:rPr>
          <w:rFonts w:ascii="Times New Roman" w:hAnsi="Times New Roman" w:eastAsia="Times New Roman" w:cs="Times New Roman"/>
        </w:rPr>
        <w:t>, Memphis, TN, Paper No. IMECE2025-166907.</w:t>
      </w:r>
    </w:p>
    <w:p w:rsidRPr="005C719D" w:rsidR="005C719D" w:rsidP="005C719D" w:rsidRDefault="005C719D" w14:paraId="4DE797ED" w14:textId="6103DA56">
      <w:pPr>
        <w:pStyle w:val="ListParagraph"/>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Abdrabo, M., Tanveer, T., Patel, D., and Ibrahim, H., 2025, "Fabrication and Characterization of High-Strength Magnesium-Based Nanocomposite Orthopedic Implants by Optimizing Compaction Parameters," </w:t>
      </w:r>
      <w:r w:rsidRPr="3402E82D">
        <w:rPr>
          <w:rFonts w:ascii="Times New Roman" w:hAnsi="Times New Roman" w:eastAsia="Times New Roman" w:cs="Times New Roman"/>
          <w:i/>
          <w:iCs/>
        </w:rPr>
        <w:t>Proceedings of the ASME 2025 International Mechanical Engineering Congress and Exposition (IMECE)</w:t>
      </w:r>
      <w:r w:rsidRPr="3402E82D">
        <w:rPr>
          <w:rFonts w:ascii="Times New Roman" w:hAnsi="Times New Roman" w:eastAsia="Times New Roman" w:cs="Times New Roman"/>
        </w:rPr>
        <w:t>, Memphis, TN, Paper No. IMECE2025-166905.</w:t>
      </w:r>
    </w:p>
    <w:p w:rsidR="6180A729" w:rsidP="3402E82D" w:rsidRDefault="6180A729" w14:paraId="37460424" w14:textId="3A6E1590">
      <w:pPr>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Ibrahim, H., Esfahani, S. N., Poorganji, B., Dean, D., and Elahinia, M., 2017, "Resorbable Bone Fixation Alloys, Forming, and Post-Fabrication Treatments," </w:t>
      </w:r>
      <w:r w:rsidRPr="3402E82D">
        <w:rPr>
          <w:rFonts w:ascii="Times New Roman" w:hAnsi="Times New Roman" w:eastAsia="Times New Roman" w:cs="Times New Roman"/>
          <w:i/>
          <w:iCs/>
        </w:rPr>
        <w:t>Materials Science and Engineering: C</w:t>
      </w:r>
      <w:r w:rsidRPr="3402E82D">
        <w:rPr>
          <w:rFonts w:ascii="Times New Roman" w:hAnsi="Times New Roman" w:eastAsia="Times New Roman" w:cs="Times New Roman"/>
        </w:rPr>
        <w:t xml:space="preserve">, </w:t>
      </w:r>
      <w:r w:rsidRPr="3402E82D">
        <w:rPr>
          <w:rFonts w:ascii="Times New Roman" w:hAnsi="Times New Roman" w:eastAsia="Times New Roman" w:cs="Times New Roman"/>
          <w:b/>
          <w:bCs/>
        </w:rPr>
        <w:t>70</w:t>
      </w:r>
      <w:r w:rsidRPr="3402E82D">
        <w:rPr>
          <w:rFonts w:ascii="Times New Roman" w:hAnsi="Times New Roman" w:eastAsia="Times New Roman" w:cs="Times New Roman"/>
        </w:rPr>
        <w:t>, pp. 870-888.</w:t>
      </w:r>
    </w:p>
    <w:p w:rsidR="6180A729" w:rsidP="202FBEF7" w:rsidRDefault="6180A729" w14:paraId="6BEF2038" w14:textId="6F48FF86">
      <w:pPr>
        <w:pStyle w:val="ListParagraph"/>
        <w:numPr>
          <w:ilvl w:val="0"/>
          <w:numId w:val="10"/>
        </w:numPr>
        <w:rPr>
          <w:rFonts w:ascii="Times New Roman" w:hAnsi="Times New Roman" w:eastAsia="Times New Roman" w:cs="Times New Roman"/>
        </w:rPr>
      </w:pPr>
      <w:r w:rsidRPr="3402E82D">
        <w:rPr>
          <w:rFonts w:ascii="Times New Roman" w:hAnsi="Times New Roman" w:eastAsia="Times New Roman" w:cs="Times New Roman"/>
        </w:rPr>
        <w:t xml:space="preserve">Abdalla, M., Sims, A., Mehanny, S., Haghshenas, M., Gupta, M., and Ibrahim, H., 2022, "In Vitro Electrochemical Corrosion Assessment of Magnesium Nanocomposites Reinforced with Samarium(III) Oxide and Silicon Dioxide Nanoparticles," </w:t>
      </w:r>
      <w:r w:rsidRPr="3402E82D">
        <w:rPr>
          <w:rFonts w:ascii="Times New Roman" w:hAnsi="Times New Roman" w:eastAsia="Times New Roman" w:cs="Times New Roman"/>
          <w:i/>
          <w:iCs/>
        </w:rPr>
        <w:t>Journal of Composites Science</w:t>
      </w:r>
      <w:r w:rsidRPr="3402E82D">
        <w:rPr>
          <w:rFonts w:ascii="Times New Roman" w:hAnsi="Times New Roman" w:eastAsia="Times New Roman" w:cs="Times New Roman"/>
        </w:rPr>
        <w:t xml:space="preserve">, </w:t>
      </w:r>
      <w:r w:rsidRPr="3402E82D">
        <w:rPr>
          <w:rFonts w:ascii="Times New Roman" w:hAnsi="Times New Roman" w:eastAsia="Times New Roman" w:cs="Times New Roman"/>
          <w:b/>
          <w:bCs/>
        </w:rPr>
        <w:t>6</w:t>
      </w:r>
      <w:r w:rsidRPr="3402E82D">
        <w:rPr>
          <w:rFonts w:ascii="Times New Roman" w:hAnsi="Times New Roman" w:eastAsia="Times New Roman" w:cs="Times New Roman"/>
        </w:rPr>
        <w:t>(6), p. 154.</w:t>
      </w:r>
    </w:p>
    <w:p w:rsidR="2430905D" w:rsidP="3402E82D" w:rsidRDefault="2430905D" w14:paraId="047115AB" w14:textId="0F30C0AA">
      <w:pPr>
        <w:pStyle w:val="ListParagraph"/>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Heaney, D. F., 2019, "Powders for Metal Injection Molding (MIM)," Handbook of Metal Injection Molding, 2nd ed., D. F. Heaney, ed., Woodhead Publishing, Cambridge, UK, pp. </w:t>
      </w:r>
      <w:r w:rsidRPr="3402E82D" w:rsidR="7E19886C">
        <w:rPr>
          <w:rFonts w:ascii="Times New Roman" w:hAnsi="Times New Roman" w:eastAsia="Times New Roman" w:cs="Times New Roman"/>
        </w:rPr>
        <w:t>50</w:t>
      </w:r>
      <w:r w:rsidRPr="3402E82D" w:rsidR="6411455C">
        <w:rPr>
          <w:rFonts w:ascii="Times New Roman" w:hAnsi="Times New Roman" w:eastAsia="Times New Roman" w:cs="Times New Roman"/>
        </w:rPr>
        <w:t>.</w:t>
      </w:r>
    </w:p>
    <w:p w:rsidR="6180A729" w:rsidP="202FBEF7" w:rsidRDefault="6180A729" w14:paraId="31615272" w14:textId="013E44ED">
      <w:pPr>
        <w:pStyle w:val="ListParagraph"/>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Safariland, "Safety Data Sheet: Magnesium Powder," accessed June 23, 2026, </w:t>
      </w:r>
      <w:hyperlink r:id="rId14">
        <w:r w:rsidRPr="3402E82D">
          <w:rPr>
            <w:rStyle w:val="Hyperlink"/>
            <w:rFonts w:ascii="Times New Roman" w:hAnsi="Times New Roman" w:eastAsia="Times New Roman" w:cs="Times New Roman"/>
          </w:rPr>
          <w:t>https://sds.chemtel.net/webclients/safariland/raw_materials/Magnesium%20Powder.pdf</w:t>
        </w:r>
      </w:hyperlink>
      <w:r w:rsidRPr="3402E82D">
        <w:rPr>
          <w:rFonts w:ascii="Times New Roman" w:hAnsi="Times New Roman" w:eastAsia="Times New Roman" w:cs="Times New Roman"/>
        </w:rPr>
        <w:t>.</w:t>
      </w:r>
    </w:p>
    <w:p w:rsidR="6180A729" w:rsidP="202FBEF7" w:rsidRDefault="6180A729" w14:paraId="61CE06B4" w14:textId="3FE353E9">
      <w:pPr>
        <w:pStyle w:val="ListParagraph"/>
        <w:numPr>
          <w:ilvl w:val="0"/>
          <w:numId w:val="10"/>
        </w:numPr>
        <w:spacing w:before="240" w:after="240"/>
        <w:rPr>
          <w:rFonts w:ascii="Times New Roman" w:hAnsi="Times New Roman" w:eastAsia="Times New Roman" w:cs="Times New Roman"/>
        </w:rPr>
      </w:pPr>
      <w:r w:rsidRPr="3402E82D">
        <w:rPr>
          <w:rFonts w:ascii="Times New Roman" w:hAnsi="Times New Roman" w:eastAsia="Times New Roman" w:cs="Times New Roman"/>
        </w:rPr>
        <w:t xml:space="preserve">Materials Research Institute, "Density / Helium Pycnometry," The Pennsylvania State University, accessed June 23, 2026, </w:t>
      </w:r>
      <w:hyperlink r:id="rId15">
        <w:r w:rsidRPr="3402E82D">
          <w:rPr>
            <w:rStyle w:val="Hyperlink"/>
            <w:rFonts w:ascii="Times New Roman" w:hAnsi="Times New Roman" w:eastAsia="Times New Roman" w:cs="Times New Roman"/>
          </w:rPr>
          <w:t>https://www.mri.psu.edu/materials-characterization-lab/characterization-techniques/density-helium-pycnometry</w:t>
        </w:r>
      </w:hyperlink>
      <w:r w:rsidRPr="3402E82D">
        <w:rPr>
          <w:rFonts w:ascii="Times New Roman" w:hAnsi="Times New Roman" w:eastAsia="Times New Roman" w:cs="Times New Roman"/>
        </w:rPr>
        <w:t>.</w:t>
      </w:r>
      <w:r w:rsidRPr="3402E82D" w:rsidR="003307F3">
        <w:rPr>
          <w:rFonts w:ascii="Times New Roman" w:hAnsi="Times New Roman" w:eastAsia="Times New Roman" w:cs="Times New Roman"/>
        </w:rPr>
        <w:t>x</w:t>
      </w:r>
    </w:p>
    <w:p w:rsidR="31C715AD" w:rsidP="31C715AD" w:rsidRDefault="31C715AD" w14:paraId="46E7C626" w14:textId="1B6B8025">
      <w:pPr>
        <w:pStyle w:val="ListParagraph"/>
        <w:spacing w:after="0"/>
      </w:pPr>
    </w:p>
    <w:p w:rsidR="31C715AD" w:rsidP="31C715AD" w:rsidRDefault="31C715AD" w14:paraId="4151EEEE" w14:textId="742C53E6">
      <w:pPr>
        <w:pStyle w:val="ListParagraph"/>
        <w:spacing w:after="0"/>
      </w:pPr>
    </w:p>
    <w:p w:rsidR="00200D9C" w:rsidP="7AB6101C" w:rsidRDefault="29546BF8" w14:paraId="7E24F931" w14:textId="761ECEDB">
      <w:pPr>
        <w:spacing w:before="240" w:after="240"/>
        <w:rPr>
          <w:rFonts w:ascii="Times New Roman" w:hAnsi="Times New Roman" w:eastAsia="Times New Roman" w:cs="Times New Roman"/>
          <w:b/>
          <w:bCs/>
          <w:color w:val="000000" w:themeColor="text1"/>
          <w:sz w:val="22"/>
          <w:szCs w:val="22"/>
        </w:rPr>
      </w:pPr>
      <w:r w:rsidRPr="31C715AD">
        <w:rPr>
          <w:rFonts w:ascii="Times New Roman" w:hAnsi="Times New Roman" w:eastAsia="Times New Roman" w:cs="Times New Roman"/>
          <w:b/>
          <w:bCs/>
          <w:color w:val="000000" w:themeColor="text1"/>
          <w:sz w:val="22"/>
          <w:szCs w:val="22"/>
        </w:rPr>
        <w:t>Vendors for Magnesium:</w:t>
      </w:r>
    </w:p>
    <w:p w:rsidR="139C30B0" w:rsidP="31C715AD" w:rsidRDefault="139C30B0" w14:paraId="51E0F204" w14:textId="3375EE9A">
      <w:pPr>
        <w:pStyle w:val="ListParagraph"/>
        <w:numPr>
          <w:ilvl w:val="0"/>
          <w:numId w:val="9"/>
        </w:numPr>
        <w:spacing w:after="0"/>
        <w:rPr>
          <w:rFonts w:ascii="Arial" w:hAnsi="Arial" w:eastAsia="Arial" w:cs="Arial"/>
          <w:color w:val="1155CC"/>
          <w:sz w:val="22"/>
          <w:szCs w:val="22"/>
        </w:rPr>
      </w:pPr>
      <w:hyperlink r:id="rId16">
        <w:r w:rsidRPr="31C715AD">
          <w:rPr>
            <w:rStyle w:val="Hyperlink"/>
            <w:color w:val="1155CC"/>
            <w:u w:val="none"/>
          </w:rPr>
          <w:t>https://heegermaterials.com/spherical-powder/1885-magnesium-alloy-atomized-spherical-powder.html</w:t>
        </w:r>
      </w:hyperlink>
    </w:p>
    <w:p w:rsidR="139C30B0" w:rsidP="31C715AD" w:rsidRDefault="139C30B0" w14:paraId="737DDDB1" w14:textId="281A5C80">
      <w:pPr>
        <w:pStyle w:val="ListParagraph"/>
        <w:numPr>
          <w:ilvl w:val="0"/>
          <w:numId w:val="9"/>
        </w:numPr>
        <w:spacing w:after="0"/>
        <w:rPr>
          <w:rFonts w:ascii="Arial" w:hAnsi="Arial" w:eastAsia="Arial" w:cs="Arial"/>
          <w:color w:val="1155CC"/>
          <w:sz w:val="22"/>
          <w:szCs w:val="22"/>
        </w:rPr>
      </w:pPr>
      <w:hyperlink r:id="rId17">
        <w:r w:rsidRPr="31C715AD">
          <w:rPr>
            <w:rStyle w:val="Hyperlink"/>
            <w:color w:val="1155CC"/>
            <w:u w:val="none"/>
          </w:rPr>
          <w:t>https://www.attelements.com/additive-manufacturing-3d-printing-materials/magnesium-alloy-zk60-atomized-spherical-powder.html</w:t>
        </w:r>
      </w:hyperlink>
    </w:p>
    <w:p w:rsidR="139C30B0" w:rsidP="31C715AD" w:rsidRDefault="139C30B0" w14:paraId="332B6E5F" w14:textId="484532BA">
      <w:pPr>
        <w:pStyle w:val="ListParagraph"/>
        <w:numPr>
          <w:ilvl w:val="0"/>
          <w:numId w:val="9"/>
        </w:numPr>
        <w:spacing w:after="0"/>
        <w:rPr>
          <w:rFonts w:ascii="Arial" w:hAnsi="Arial" w:eastAsia="Arial" w:cs="Arial"/>
          <w:color w:val="000000" w:themeColor="text1"/>
          <w:sz w:val="22"/>
          <w:szCs w:val="22"/>
        </w:rPr>
      </w:pPr>
      <w:hyperlink r:id="rId18">
        <w:r w:rsidRPr="31C715AD">
          <w:rPr>
            <w:rStyle w:val="Hyperlink"/>
          </w:rPr>
          <w:t>https://nanochicago.us/shop/microparticles/alloy-micron-powder/zk60-magnesium-alloy-micron-powder-size-range-20-63-µm-spherical/</w:t>
        </w:r>
      </w:hyperlink>
    </w:p>
    <w:p w:rsidR="139C30B0" w:rsidP="31C715AD" w:rsidRDefault="139C30B0" w14:paraId="1F277668" w14:textId="79983E70">
      <w:pPr>
        <w:pStyle w:val="ListParagraph"/>
        <w:numPr>
          <w:ilvl w:val="0"/>
          <w:numId w:val="9"/>
        </w:numPr>
        <w:spacing w:after="0"/>
        <w:rPr>
          <w:rFonts w:ascii="Arial" w:hAnsi="Arial" w:eastAsia="Arial" w:cs="Arial"/>
          <w:color w:val="1155CC"/>
          <w:sz w:val="22"/>
          <w:szCs w:val="22"/>
        </w:rPr>
      </w:pPr>
      <w:hyperlink r:id="rId19">
        <w:r w:rsidRPr="31C715AD">
          <w:rPr>
            <w:rStyle w:val="Hyperlink"/>
            <w:color w:val="1155CC"/>
            <w:u w:val="none"/>
          </w:rPr>
          <w:t>https://shop.nanografi.com/newly-released-products/zk60-magnesium-alloy-micron-powder-size-range-20-63-m-spherical/</w:t>
        </w:r>
      </w:hyperlink>
    </w:p>
    <w:p w:rsidR="139C30B0" w:rsidP="31C715AD" w:rsidRDefault="139C30B0" w14:paraId="535530B0" w14:textId="4FFEB1E2">
      <w:pPr>
        <w:pStyle w:val="ListParagraph"/>
        <w:numPr>
          <w:ilvl w:val="0"/>
          <w:numId w:val="9"/>
        </w:numPr>
        <w:spacing w:after="240"/>
        <w:rPr>
          <w:rFonts w:ascii="Arial" w:hAnsi="Arial" w:eastAsia="Arial" w:cs="Arial"/>
          <w:color w:val="1155CC"/>
          <w:sz w:val="22"/>
          <w:szCs w:val="22"/>
        </w:rPr>
      </w:pPr>
      <w:hyperlink r:id="rId20">
        <w:r w:rsidRPr="31C715AD">
          <w:rPr>
            <w:rStyle w:val="Hyperlink"/>
            <w:color w:val="1155CC"/>
            <w:u w:val="none"/>
          </w:rPr>
          <w:t>https://powdernano.com/product/zk60-magnesium-alloy-micron-powder-zk60-mg-20-63-µm-spherical/</w:t>
        </w:r>
      </w:hyperlink>
    </w:p>
    <w:p w:rsidR="00200D9C" w:rsidRDefault="00200D9C" w14:paraId="3A558567" w14:textId="62C9D419"/>
    <w:p w:rsidR="00200D9C" w:rsidP="31C715AD" w:rsidRDefault="3CCA15EB" w14:paraId="2C078E63" w14:textId="5DD1AD53">
      <w:pPr>
        <w:rPr>
          <w:rFonts w:ascii="Times New Roman" w:hAnsi="Times New Roman" w:eastAsia="Times New Roman" w:cs="Times New Roman"/>
          <w:b/>
          <w:bCs/>
        </w:rPr>
      </w:pPr>
      <w:r w:rsidRPr="31C715AD">
        <w:rPr>
          <w:rFonts w:ascii="Times New Roman" w:hAnsi="Times New Roman" w:eastAsia="Times New Roman" w:cs="Times New Roman"/>
          <w:b/>
          <w:bCs/>
        </w:rPr>
        <w:t>Equipment Vendors:</w:t>
      </w:r>
    </w:p>
    <w:p w:rsidR="3CCA15EB" w:rsidP="31C715AD" w:rsidRDefault="3CCA15EB" w14:paraId="2AAA788D" w14:textId="6C47B828">
      <w:pPr>
        <w:pStyle w:val="ListParagraph"/>
        <w:numPr>
          <w:ilvl w:val="0"/>
          <w:numId w:val="1"/>
        </w:numPr>
        <w:rPr>
          <w:rFonts w:ascii="Times New Roman" w:hAnsi="Times New Roman" w:eastAsia="Times New Roman" w:cs="Times New Roman"/>
        </w:rPr>
      </w:pPr>
      <w:r w:rsidRPr="31C715AD">
        <w:rPr>
          <w:rFonts w:ascii="Times New Roman" w:hAnsi="Times New Roman" w:eastAsia="Times New Roman" w:cs="Times New Roman"/>
        </w:rPr>
        <w:t xml:space="preserve">Gas Pycnometer for Skeletal Density testing: </w:t>
      </w:r>
      <w:hyperlink r:id="rId21">
        <w:r w:rsidRPr="31C715AD">
          <w:rPr>
            <w:rStyle w:val="Hyperlink"/>
          </w:rPr>
          <w:t>https://www.malvernpanalytical.com/en/products/product-range/accupyc?utm_source=google&amp;utm_medium=cpc&amp;utm_campaign=EN%20-%20Search%20-%20Micromeritics%20-%20NORAM&amp;utm_term=pycnometer&amp;utm_content=EN%20-%20Product%20Category%20-%20Gas%20Pycnometer&amp;gad_source=1&amp;gad_campaignid=22332900911&amp;gbraid=0AAAAAD4oRF3w4z24tyfmcO0mGaxmeI8d3&amp;gclid=EAIaIQobChMI0ZTX8cKdlQMVGbIDAB2eChHlEAAYASAAEgJfbvD_BwE</w:t>
        </w:r>
      </w:hyperlink>
    </w:p>
    <w:p w:rsidR="3CCA15EB" w:rsidP="31C715AD" w:rsidRDefault="3CCA15EB" w14:paraId="0C89EAFE" w14:textId="273E95AF">
      <w:pPr>
        <w:pStyle w:val="ListParagraph"/>
        <w:rPr>
          <w:rFonts w:ascii="Times New Roman" w:hAnsi="Times New Roman" w:eastAsia="Times New Roman" w:cs="Times New Roman"/>
        </w:rPr>
      </w:pPr>
      <w:hyperlink r:id="rId22">
        <w:r w:rsidRPr="31C715AD">
          <w:rPr>
            <w:rStyle w:val="Hyperlink"/>
          </w:rPr>
          <w:t>https://www.ami-instruments.com/product/densi-100/</w:t>
        </w:r>
      </w:hyperlink>
    </w:p>
    <w:p w:rsidR="31C715AD" w:rsidP="31C715AD" w:rsidRDefault="31C715AD" w14:paraId="2C448860" w14:textId="64B52DF1">
      <w:pPr>
        <w:pStyle w:val="ListParagraph"/>
      </w:pPr>
    </w:p>
    <w:p w:rsidR="31C715AD" w:rsidP="31C715AD" w:rsidRDefault="31C715AD" w14:paraId="1B808519" w14:textId="6DB69699">
      <w:pPr>
        <w:pStyle w:val="ListParagraph"/>
        <w:rPr>
          <w:rFonts w:ascii="Times New Roman" w:hAnsi="Times New Roman" w:eastAsia="Times New Roman" w:cs="Times New Roman"/>
        </w:rPr>
      </w:pPr>
    </w:p>
    <w:sectPr w:rsidR="31C715AD">
      <w:headerReference w:type="default" r:id="rId23"/>
      <w:footerReference w:type="default" r:id="rId2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A" w:author="Lucas Lebron Alvarez" w:date="2026-06-17T09:20:00Z" w:id="0">
    <w:p w:rsidR="00286211" w:rsidRDefault="00B83B59" w14:paraId="34A425B5" w14:textId="51CDDBDB">
      <w:r>
        <w:annotationRef/>
      </w:r>
      <w:r w:rsidRPr="38A285D1">
        <w:t>Review numbering system, not sure if I did it correctly.</w:t>
      </w:r>
    </w:p>
  </w:comment>
  <w:comment w:initials="MD" w:author="Matthew Duque" w:date="2026-08-06T11:16:00Z" w:id="1">
    <w:p w:rsidR="002C0F77" w:rsidRDefault="002C0F77" w14:paraId="672F9429" w14:textId="0C1CD8AF">
      <w:pPr>
        <w:pStyle w:val="CommentText"/>
      </w:pPr>
      <w:r>
        <w:rPr>
          <w:rStyle w:val="CommentReference"/>
        </w:rPr>
        <w:annotationRef/>
      </w:r>
      <w:r w:rsidRPr="7B4E953A">
        <w:t>We can possibly do 3% composition in the future</w:t>
      </w:r>
    </w:p>
  </w:comment>
  <w:comment w:initials="LA" w:author="Lucas Lebron Alvarez" w:date="2026-06-23T23:43:00Z" w:id="2">
    <w:p w:rsidR="00835C21" w:rsidRDefault="00B83B59" w14:paraId="38E19162" w14:textId="03DF89BD">
      <w:pPr>
        <w:pStyle w:val="CommentText"/>
      </w:pPr>
      <w:r>
        <w:rPr>
          <w:rStyle w:val="CommentReference"/>
        </w:rPr>
        <w:annotationRef/>
      </w:r>
      <w:r w:rsidRPr="648A2034">
        <w:t>Edited the goal to include quantification methods and added methods to testing list starting page 3 (3.3.1)</w:t>
      </w:r>
    </w:p>
  </w:comment>
  <w:comment w:initials="LA" w:author="Lucas Lebron Alvarez" w:date="2026-06-17T09:16:00Z" w:id="27">
    <w:p w:rsidR="00286211" w:rsidRDefault="00B83B59" w14:paraId="679F875F" w14:textId="61E83B01">
      <w:r>
        <w:annotationRef/>
      </w:r>
      <w:r w:rsidRPr="1C678BF4">
        <w:t>The location of this section in the document feels a bit wrong or out of place</w:t>
      </w:r>
    </w:p>
  </w:comment>
  <w:comment w:initials="MD" w:author="Matthew Duque" w:date="2026-07-08T22:05:00Z" w:id="28">
    <w:p w:rsidR="00CD6D9D" w:rsidRDefault="004E6E83" w14:paraId="31124F8C" w14:textId="381A3FC1">
      <w:pPr>
        <w:pStyle w:val="CommentText"/>
      </w:pPr>
      <w:r>
        <w:rPr>
          <w:rStyle w:val="CommentReference"/>
        </w:rPr>
        <w:annotationRef/>
      </w:r>
      <w:r w:rsidRPr="09B57BE4">
        <w:t>Added details on ISO standardized testing and found relevant documents detailing how the test should be conducted</w:t>
      </w:r>
    </w:p>
  </w:comment>
  <w:comment w:initials="LA" w:author="Lucas Lebron Alvarez" w:date="2026-08-06T11:18:00Z" w:id="29">
    <w:p w:rsidR="002C0F77" w:rsidRDefault="002C0F77" w14:paraId="723D705C" w14:textId="19362B1D">
      <w:pPr>
        <w:pStyle w:val="CommentText"/>
      </w:pPr>
      <w:r>
        <w:rPr>
          <w:rStyle w:val="CommentReference"/>
        </w:rPr>
        <w:annotationRef/>
      </w:r>
      <w:r w:rsidRPr="71AA7F62">
        <w:t>for every composition</w:t>
      </w:r>
    </w:p>
  </w:comment>
  <w:comment w:initials="LA" w:author="Lucas Lebron Alvarez" w:date="2026-06-23T23:29:00Z" w:id="30">
    <w:p w:rsidR="00835C21" w:rsidRDefault="00B83B59" w14:paraId="3852E23E" w14:textId="1BE664C4">
      <w:pPr>
        <w:pStyle w:val="CommentText"/>
      </w:pPr>
      <w:r>
        <w:rPr>
          <w:rStyle w:val="CommentReference"/>
        </w:rPr>
        <w:annotationRef/>
      </w:r>
      <w:r w:rsidRPr="2ED480EA">
        <w:t>If none are present at the university it would be possible to construct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A425B5" w15:done="1"/>
  <w15:commentEx w15:paraId="672F9429" w15:done="0"/>
  <w15:commentEx w15:paraId="38E19162" w15:done="0"/>
  <w15:commentEx w15:paraId="679F875F" w15:done="1"/>
  <w15:commentEx w15:paraId="31124F8C" w15:done="0"/>
  <w15:commentEx w15:paraId="723D705C" w15:done="0"/>
  <w15:commentEx w15:paraId="3852E2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AE85F" w16cex:dateUtc="2026-06-17T13:20:00Z"/>
  <w16cex:commentExtensible w16cex:durableId="735B4321" w16cex:dateUtc="2026-08-06T15:16:00Z"/>
  <w16cex:commentExtensible w16cex:durableId="2424F054" w16cex:dateUtc="2026-06-24T03:43:00Z"/>
  <w16cex:commentExtensible w16cex:durableId="27321550" w16cex:dateUtc="2026-06-17T13:16:00Z"/>
  <w16cex:commentExtensible w16cex:durableId="2D8E1456" w16cex:dateUtc="2026-07-09T02:05:00Z"/>
  <w16cex:commentExtensible w16cex:durableId="7A09BF6B" w16cex:dateUtc="2026-08-06T15:18:00Z"/>
  <w16cex:commentExtensible w16cex:durableId="24E19DD6" w16cex:dateUtc="2026-06-24T03:29:00Z">
    <w16cex:extLst>
      <w16:ext w16:uri="{CE6994B0-6A32-4C9F-8C6B-6E91EDA988CE}">
        <cr:reactions xmlns:cr="http://schemas.microsoft.com/office/comments/2020/reactions">
          <cr:reaction reactionType="1">
            <cr:reactionInfo dateUtc="2026-06-24T14:53:46Z">
              <cr:user userId="S::bande163@students.kennesaw.edu::6eab1b36-4f7e-482c-af32-a7d7feff861c" userProvider="AD" userName="Ben And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A425B5" w16cid:durableId="2D8AE85F"/>
  <w16cid:commentId w16cid:paraId="672F9429" w16cid:durableId="735B4321"/>
  <w16cid:commentId w16cid:paraId="38E19162" w16cid:durableId="2424F054"/>
  <w16cid:commentId w16cid:paraId="679F875F" w16cid:durableId="27321550"/>
  <w16cid:commentId w16cid:paraId="31124F8C" w16cid:durableId="2D8E1456"/>
  <w16cid:commentId w16cid:paraId="723D705C" w16cid:durableId="7A09BF6B"/>
  <w16cid:commentId w16cid:paraId="3852E23E" w16cid:durableId="24E19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542F" w:rsidP="00BB5547" w:rsidRDefault="00A8542F" w14:paraId="12BE2551" w14:textId="77777777">
      <w:pPr>
        <w:spacing w:after="0" w:line="240" w:lineRule="auto"/>
      </w:pPr>
      <w:r>
        <w:separator/>
      </w:r>
    </w:p>
  </w:endnote>
  <w:endnote w:type="continuationSeparator" w:id="0">
    <w:p w:rsidR="00A8542F" w:rsidP="00BB5547" w:rsidRDefault="00A8542F" w14:paraId="5A32D0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2FBEF7" w:rsidTr="202FBEF7" w14:paraId="7333318F" w14:textId="77777777">
      <w:trPr>
        <w:trHeight w:val="300"/>
      </w:trPr>
      <w:tc>
        <w:tcPr>
          <w:tcW w:w="3120" w:type="dxa"/>
        </w:tcPr>
        <w:p w:rsidR="202FBEF7" w:rsidP="202FBEF7" w:rsidRDefault="202FBEF7" w14:paraId="083B6C5D" w14:textId="345E0341">
          <w:pPr>
            <w:ind w:left="-115"/>
          </w:pPr>
        </w:p>
      </w:tc>
      <w:tc>
        <w:tcPr>
          <w:tcW w:w="3120" w:type="dxa"/>
        </w:tcPr>
        <w:p w:rsidR="202FBEF7" w:rsidP="202FBEF7" w:rsidRDefault="202FBEF7" w14:paraId="65388670" w14:textId="3A554192">
          <w:pPr>
            <w:jc w:val="center"/>
          </w:pPr>
        </w:p>
      </w:tc>
      <w:tc>
        <w:tcPr>
          <w:tcW w:w="3120" w:type="dxa"/>
        </w:tcPr>
        <w:p w:rsidR="202FBEF7" w:rsidP="202FBEF7" w:rsidRDefault="202FBEF7" w14:paraId="2A3DBB3D" w14:textId="437A302F">
          <w:pPr>
            <w:ind w:right="-115"/>
            <w:jc w:val="right"/>
          </w:pPr>
        </w:p>
      </w:tc>
    </w:tr>
  </w:tbl>
  <w:p w:rsidR="00BB5547" w:rsidRDefault="00BB5547" w14:paraId="7A1E4DD4" w14:textId="6185A1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542F" w:rsidP="00BB5547" w:rsidRDefault="00A8542F" w14:paraId="4E1DFC7C" w14:textId="77777777">
      <w:pPr>
        <w:spacing w:after="0" w:line="240" w:lineRule="auto"/>
      </w:pPr>
      <w:r>
        <w:separator/>
      </w:r>
    </w:p>
  </w:footnote>
  <w:footnote w:type="continuationSeparator" w:id="0">
    <w:p w:rsidR="00A8542F" w:rsidP="00BB5547" w:rsidRDefault="00A8542F" w14:paraId="1FCEE23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2FBEF7" w:rsidTr="202FBEF7" w14:paraId="3A6EE422" w14:textId="77777777">
      <w:trPr>
        <w:trHeight w:val="300"/>
      </w:trPr>
      <w:tc>
        <w:tcPr>
          <w:tcW w:w="3120" w:type="dxa"/>
        </w:tcPr>
        <w:p w:rsidR="202FBEF7" w:rsidP="202FBEF7" w:rsidRDefault="202FBEF7" w14:paraId="29A45909" w14:textId="0B435B38">
          <w:pPr>
            <w:ind w:left="-115"/>
          </w:pPr>
        </w:p>
      </w:tc>
      <w:tc>
        <w:tcPr>
          <w:tcW w:w="3120" w:type="dxa"/>
        </w:tcPr>
        <w:p w:rsidR="202FBEF7" w:rsidP="202FBEF7" w:rsidRDefault="202FBEF7" w14:paraId="4D93DB92" w14:textId="529567C2">
          <w:pPr>
            <w:jc w:val="center"/>
          </w:pPr>
        </w:p>
      </w:tc>
      <w:tc>
        <w:tcPr>
          <w:tcW w:w="3120" w:type="dxa"/>
        </w:tcPr>
        <w:p w:rsidR="202FBEF7" w:rsidP="202FBEF7" w:rsidRDefault="202FBEF7" w14:paraId="410A6B39" w14:textId="51C21EBF">
          <w:pPr>
            <w:ind w:right="-115"/>
            <w:jc w:val="right"/>
            <w:rPr>
              <w:rFonts w:ascii="Times New Roman" w:hAnsi="Times New Roman" w:eastAsia="Times New Roman" w:cs="Times New Roman"/>
            </w:rPr>
          </w:pPr>
          <w:r w:rsidRPr="202FBEF7">
            <w:rPr>
              <w:rFonts w:ascii="Times New Roman" w:hAnsi="Times New Roman" w:eastAsia="Times New Roman" w:cs="Times New Roman"/>
            </w:rPr>
            <w:fldChar w:fldCharType="begin"/>
          </w:r>
          <w:r>
            <w:instrText>PAGE</w:instrText>
          </w:r>
          <w:r w:rsidRPr="202FBEF7">
            <w:fldChar w:fldCharType="separate"/>
          </w:r>
          <w:r w:rsidR="00126747">
            <w:rPr>
              <w:noProof/>
            </w:rPr>
            <w:t>1</w:t>
          </w:r>
          <w:r w:rsidRPr="202FBEF7">
            <w:rPr>
              <w:rFonts w:ascii="Times New Roman" w:hAnsi="Times New Roman" w:eastAsia="Times New Roman" w:cs="Times New Roman"/>
            </w:rPr>
            <w:fldChar w:fldCharType="end"/>
          </w:r>
        </w:p>
      </w:tc>
    </w:tr>
  </w:tbl>
  <w:p w:rsidR="00BB5547" w:rsidRDefault="00BB5547" w14:paraId="5BA6FD0F" w14:textId="00D3F8D6"/>
</w:hdr>
</file>

<file path=word/intelligence2.xml><?xml version="1.0" encoding="utf-8"?>
<int2:intelligence xmlns:int2="http://schemas.microsoft.com/office/intelligence/2020/intelligence" xmlns:oel="http://schemas.microsoft.com/office/2019/extlst">
  <int2:observations>
    <int2:textHash int2:hashCode="2mBu5NukYfIEMi" int2:id="5aXhqqlg">
      <int2:state int2:type="spell" int2:value="Rejected"/>
    </int2:textHash>
    <int2:textHash int2:hashCode="bjvqtLc/j1nMGK" int2:id="AUmN7HNz">
      <int2:state int2:type="spell" int2:value="Rejected"/>
    </int2:textHash>
    <int2:textHash int2:hashCode="3p9nUuKh/wAXMz" int2:id="CNoPqxEl">
      <int2:state int2:type="spell" int2:value="Rejected"/>
    </int2:textHash>
    <int2:textHash int2:hashCode="Li2s38Xcth0iS/" int2:id="sr5PjZzb">
      <int2:state int2:type="spell" int2:value="Rejected"/>
    </int2:textHash>
    <int2:bookmark int2:bookmarkName="_Int_4d7igHln" int2:invalidationBookmarkName="" int2:hashCode="Pj3zciqtEqyTo4" int2:id="JrV41j0O">
      <int2:state int2:type="gram" int2:value="Rejected"/>
    </int2:bookmark>
    <int2:bookmark int2:bookmarkName="_Int_amEwFocI" int2:invalidationBookmarkName="" int2:hashCode="6bGx5T2jNfk5H2" int2:id="4HJ4iZOO">
      <int2:state int2:type="gram" int2:value="Rejected"/>
    </int2:bookmark>
    <int2:bookmark int2:bookmarkName="_Int_oWXqO5cZ" int2:invalidationBookmarkName="" int2:hashCode="Pj3zciqtEqyTo4" int2:id="BjjbDnTN">
      <int2:state int2:type="gram" int2:value="Rejected"/>
    </int2:bookmark>
    <int2:bookmark int2:bookmarkName="_Int_EEhLgIRE" int2:invalidationBookmarkName="" int2:hashCode="OlLOeAlQ1NlpeS" int2:id="ZCRd7evC">
      <int2:state int2:type="gram" int2:value="Rejected"/>
    </int2:bookmark>
    <int2:bookmark int2:bookmarkName="_Int_XSveuRvr" int2:invalidationBookmarkName="" int2:hashCode="G9ITBRTc/Outxo" int2:id="hzLuhPxO">
      <int2:state int2:type="gram" int2:value="Rejected"/>
    </int2:bookmark>
    <int2:bookmark int2:bookmarkName="_Int_DIVPZmiu" int2:invalidationBookmarkName="" int2:hashCode="K3A/I6RYjVoXOO" int2:id="omzywGJw">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FF38"/>
    <w:multiLevelType w:val="hybridMultilevel"/>
    <w:tmpl w:val="C5B2C122"/>
    <w:lvl w:ilvl="0" w:tplc="B9326C3E">
      <w:start w:val="1"/>
      <w:numFmt w:val="bullet"/>
      <w:lvlText w:val=""/>
      <w:lvlJc w:val="left"/>
      <w:pPr>
        <w:ind w:left="720" w:hanging="360"/>
      </w:pPr>
      <w:rPr>
        <w:rFonts w:hint="default" w:ascii="Symbol" w:hAnsi="Symbol"/>
      </w:rPr>
    </w:lvl>
    <w:lvl w:ilvl="1" w:tplc="F900FD0A">
      <w:start w:val="1"/>
      <w:numFmt w:val="bullet"/>
      <w:lvlText w:val="o"/>
      <w:lvlJc w:val="left"/>
      <w:pPr>
        <w:ind w:left="1440" w:hanging="360"/>
      </w:pPr>
      <w:rPr>
        <w:rFonts w:hint="default" w:ascii="Courier New" w:hAnsi="Courier New"/>
      </w:rPr>
    </w:lvl>
    <w:lvl w:ilvl="2" w:tplc="13F04344">
      <w:start w:val="1"/>
      <w:numFmt w:val="bullet"/>
      <w:lvlText w:val=""/>
      <w:lvlJc w:val="left"/>
      <w:pPr>
        <w:ind w:left="2160" w:hanging="360"/>
      </w:pPr>
      <w:rPr>
        <w:rFonts w:hint="default" w:ascii="Wingdings" w:hAnsi="Wingdings"/>
      </w:rPr>
    </w:lvl>
    <w:lvl w:ilvl="3" w:tplc="17EAD5F6">
      <w:start w:val="1"/>
      <w:numFmt w:val="bullet"/>
      <w:lvlText w:val=""/>
      <w:lvlJc w:val="left"/>
      <w:pPr>
        <w:ind w:left="2880" w:hanging="360"/>
      </w:pPr>
      <w:rPr>
        <w:rFonts w:hint="default" w:ascii="Symbol" w:hAnsi="Symbol"/>
      </w:rPr>
    </w:lvl>
    <w:lvl w:ilvl="4" w:tplc="BCB01FF8">
      <w:start w:val="1"/>
      <w:numFmt w:val="bullet"/>
      <w:lvlText w:val="o"/>
      <w:lvlJc w:val="left"/>
      <w:pPr>
        <w:ind w:left="3600" w:hanging="360"/>
      </w:pPr>
      <w:rPr>
        <w:rFonts w:hint="default" w:ascii="Courier New" w:hAnsi="Courier New"/>
      </w:rPr>
    </w:lvl>
    <w:lvl w:ilvl="5" w:tplc="EF706610">
      <w:start w:val="1"/>
      <w:numFmt w:val="bullet"/>
      <w:lvlText w:val=""/>
      <w:lvlJc w:val="left"/>
      <w:pPr>
        <w:ind w:left="4320" w:hanging="360"/>
      </w:pPr>
      <w:rPr>
        <w:rFonts w:hint="default" w:ascii="Wingdings" w:hAnsi="Wingdings"/>
      </w:rPr>
    </w:lvl>
    <w:lvl w:ilvl="6" w:tplc="F008EEFA">
      <w:start w:val="1"/>
      <w:numFmt w:val="bullet"/>
      <w:lvlText w:val=""/>
      <w:lvlJc w:val="left"/>
      <w:pPr>
        <w:ind w:left="5040" w:hanging="360"/>
      </w:pPr>
      <w:rPr>
        <w:rFonts w:hint="default" w:ascii="Symbol" w:hAnsi="Symbol"/>
      </w:rPr>
    </w:lvl>
    <w:lvl w:ilvl="7" w:tplc="78EA14E2">
      <w:start w:val="1"/>
      <w:numFmt w:val="bullet"/>
      <w:lvlText w:val="o"/>
      <w:lvlJc w:val="left"/>
      <w:pPr>
        <w:ind w:left="5760" w:hanging="360"/>
      </w:pPr>
      <w:rPr>
        <w:rFonts w:hint="default" w:ascii="Courier New" w:hAnsi="Courier New"/>
      </w:rPr>
    </w:lvl>
    <w:lvl w:ilvl="8" w:tplc="74D0F464">
      <w:start w:val="1"/>
      <w:numFmt w:val="bullet"/>
      <w:lvlText w:val=""/>
      <w:lvlJc w:val="left"/>
      <w:pPr>
        <w:ind w:left="6480" w:hanging="360"/>
      </w:pPr>
      <w:rPr>
        <w:rFonts w:hint="default" w:ascii="Wingdings" w:hAnsi="Wingdings"/>
      </w:rPr>
    </w:lvl>
  </w:abstractNum>
  <w:abstractNum w:abstractNumId="1" w15:restartNumberingAfterBreak="0">
    <w:nsid w:val="062B33C3"/>
    <w:multiLevelType w:val="hybridMultilevel"/>
    <w:tmpl w:val="DA628282"/>
    <w:lvl w:ilvl="0" w:tplc="1C8EE6F0">
      <w:start w:val="1"/>
      <w:numFmt w:val="bullet"/>
      <w:lvlText w:val=""/>
      <w:lvlJc w:val="left"/>
      <w:pPr>
        <w:ind w:left="720" w:hanging="360"/>
      </w:pPr>
      <w:rPr>
        <w:rFonts w:hint="default" w:ascii="Symbol" w:hAnsi="Symbol"/>
      </w:rPr>
    </w:lvl>
    <w:lvl w:ilvl="1" w:tplc="1A4C48E0">
      <w:start w:val="1"/>
      <w:numFmt w:val="bullet"/>
      <w:lvlText w:val="o"/>
      <w:lvlJc w:val="left"/>
      <w:pPr>
        <w:ind w:left="1440" w:hanging="360"/>
      </w:pPr>
      <w:rPr>
        <w:rFonts w:hint="default" w:ascii="Courier New" w:hAnsi="Courier New"/>
      </w:rPr>
    </w:lvl>
    <w:lvl w:ilvl="2" w:tplc="21F87C9E">
      <w:start w:val="1"/>
      <w:numFmt w:val="bullet"/>
      <w:lvlText w:val=""/>
      <w:lvlJc w:val="left"/>
      <w:pPr>
        <w:ind w:left="2160" w:hanging="360"/>
      </w:pPr>
      <w:rPr>
        <w:rFonts w:hint="default" w:ascii="Wingdings" w:hAnsi="Wingdings"/>
      </w:rPr>
    </w:lvl>
    <w:lvl w:ilvl="3" w:tplc="498040AE">
      <w:start w:val="1"/>
      <w:numFmt w:val="bullet"/>
      <w:lvlText w:val=""/>
      <w:lvlJc w:val="left"/>
      <w:pPr>
        <w:ind w:left="2880" w:hanging="360"/>
      </w:pPr>
      <w:rPr>
        <w:rFonts w:hint="default" w:ascii="Symbol" w:hAnsi="Symbol"/>
      </w:rPr>
    </w:lvl>
    <w:lvl w:ilvl="4" w:tplc="A15019F6">
      <w:start w:val="1"/>
      <w:numFmt w:val="bullet"/>
      <w:lvlText w:val="o"/>
      <w:lvlJc w:val="left"/>
      <w:pPr>
        <w:ind w:left="3600" w:hanging="360"/>
      </w:pPr>
      <w:rPr>
        <w:rFonts w:hint="default" w:ascii="Courier New" w:hAnsi="Courier New"/>
      </w:rPr>
    </w:lvl>
    <w:lvl w:ilvl="5" w:tplc="69B23EC4">
      <w:start w:val="1"/>
      <w:numFmt w:val="bullet"/>
      <w:lvlText w:val=""/>
      <w:lvlJc w:val="left"/>
      <w:pPr>
        <w:ind w:left="4320" w:hanging="360"/>
      </w:pPr>
      <w:rPr>
        <w:rFonts w:hint="default" w:ascii="Wingdings" w:hAnsi="Wingdings"/>
      </w:rPr>
    </w:lvl>
    <w:lvl w:ilvl="6" w:tplc="4E5EFED8">
      <w:start w:val="1"/>
      <w:numFmt w:val="bullet"/>
      <w:lvlText w:val=""/>
      <w:lvlJc w:val="left"/>
      <w:pPr>
        <w:ind w:left="5040" w:hanging="360"/>
      </w:pPr>
      <w:rPr>
        <w:rFonts w:hint="default" w:ascii="Symbol" w:hAnsi="Symbol"/>
      </w:rPr>
    </w:lvl>
    <w:lvl w:ilvl="7" w:tplc="649E5EB2">
      <w:start w:val="1"/>
      <w:numFmt w:val="bullet"/>
      <w:lvlText w:val="o"/>
      <w:lvlJc w:val="left"/>
      <w:pPr>
        <w:ind w:left="5760" w:hanging="360"/>
      </w:pPr>
      <w:rPr>
        <w:rFonts w:hint="default" w:ascii="Courier New" w:hAnsi="Courier New"/>
      </w:rPr>
    </w:lvl>
    <w:lvl w:ilvl="8" w:tplc="309E7204">
      <w:start w:val="1"/>
      <w:numFmt w:val="bullet"/>
      <w:lvlText w:val=""/>
      <w:lvlJc w:val="left"/>
      <w:pPr>
        <w:ind w:left="6480" w:hanging="360"/>
      </w:pPr>
      <w:rPr>
        <w:rFonts w:hint="default" w:ascii="Wingdings" w:hAnsi="Wingdings"/>
      </w:rPr>
    </w:lvl>
  </w:abstractNum>
  <w:abstractNum w:abstractNumId="2" w15:restartNumberingAfterBreak="0">
    <w:nsid w:val="0C3CF49C"/>
    <w:multiLevelType w:val="hybridMultilevel"/>
    <w:tmpl w:val="2138D160"/>
    <w:lvl w:ilvl="0" w:tplc="D8C48000">
      <w:start w:val="1"/>
      <w:numFmt w:val="bullet"/>
      <w:lvlText w:val=""/>
      <w:lvlJc w:val="left"/>
      <w:pPr>
        <w:ind w:left="720" w:hanging="360"/>
      </w:pPr>
      <w:rPr>
        <w:rFonts w:hint="default" w:ascii="Symbol" w:hAnsi="Symbol"/>
      </w:rPr>
    </w:lvl>
    <w:lvl w:ilvl="1" w:tplc="18B42576">
      <w:start w:val="1"/>
      <w:numFmt w:val="bullet"/>
      <w:lvlText w:val="o"/>
      <w:lvlJc w:val="left"/>
      <w:pPr>
        <w:ind w:left="1440" w:hanging="360"/>
      </w:pPr>
      <w:rPr>
        <w:rFonts w:hint="default" w:ascii="Courier New" w:hAnsi="Courier New"/>
      </w:rPr>
    </w:lvl>
    <w:lvl w:ilvl="2" w:tplc="8A485932">
      <w:start w:val="1"/>
      <w:numFmt w:val="bullet"/>
      <w:lvlText w:val=""/>
      <w:lvlJc w:val="left"/>
      <w:pPr>
        <w:ind w:left="2160" w:hanging="360"/>
      </w:pPr>
      <w:rPr>
        <w:rFonts w:hint="default" w:ascii="Wingdings" w:hAnsi="Wingdings"/>
      </w:rPr>
    </w:lvl>
    <w:lvl w:ilvl="3" w:tplc="5E98792E">
      <w:start w:val="1"/>
      <w:numFmt w:val="bullet"/>
      <w:lvlText w:val=""/>
      <w:lvlJc w:val="left"/>
      <w:pPr>
        <w:ind w:left="2880" w:hanging="360"/>
      </w:pPr>
      <w:rPr>
        <w:rFonts w:hint="default" w:ascii="Symbol" w:hAnsi="Symbol"/>
      </w:rPr>
    </w:lvl>
    <w:lvl w:ilvl="4" w:tplc="65005132">
      <w:start w:val="1"/>
      <w:numFmt w:val="bullet"/>
      <w:lvlText w:val="o"/>
      <w:lvlJc w:val="left"/>
      <w:pPr>
        <w:ind w:left="3600" w:hanging="360"/>
      </w:pPr>
      <w:rPr>
        <w:rFonts w:hint="default" w:ascii="Courier New" w:hAnsi="Courier New"/>
      </w:rPr>
    </w:lvl>
    <w:lvl w:ilvl="5" w:tplc="45926D8C">
      <w:start w:val="1"/>
      <w:numFmt w:val="bullet"/>
      <w:lvlText w:val=""/>
      <w:lvlJc w:val="left"/>
      <w:pPr>
        <w:ind w:left="4320" w:hanging="360"/>
      </w:pPr>
      <w:rPr>
        <w:rFonts w:hint="default" w:ascii="Wingdings" w:hAnsi="Wingdings"/>
      </w:rPr>
    </w:lvl>
    <w:lvl w:ilvl="6" w:tplc="F814D064">
      <w:start w:val="1"/>
      <w:numFmt w:val="bullet"/>
      <w:lvlText w:val=""/>
      <w:lvlJc w:val="left"/>
      <w:pPr>
        <w:ind w:left="5040" w:hanging="360"/>
      </w:pPr>
      <w:rPr>
        <w:rFonts w:hint="default" w:ascii="Symbol" w:hAnsi="Symbol"/>
      </w:rPr>
    </w:lvl>
    <w:lvl w:ilvl="7" w:tplc="17F8ECCE">
      <w:start w:val="1"/>
      <w:numFmt w:val="bullet"/>
      <w:lvlText w:val="o"/>
      <w:lvlJc w:val="left"/>
      <w:pPr>
        <w:ind w:left="5760" w:hanging="360"/>
      </w:pPr>
      <w:rPr>
        <w:rFonts w:hint="default" w:ascii="Courier New" w:hAnsi="Courier New"/>
      </w:rPr>
    </w:lvl>
    <w:lvl w:ilvl="8" w:tplc="23560ECA">
      <w:start w:val="1"/>
      <w:numFmt w:val="bullet"/>
      <w:lvlText w:val=""/>
      <w:lvlJc w:val="left"/>
      <w:pPr>
        <w:ind w:left="6480" w:hanging="360"/>
      </w:pPr>
      <w:rPr>
        <w:rFonts w:hint="default" w:ascii="Wingdings" w:hAnsi="Wingdings"/>
      </w:rPr>
    </w:lvl>
  </w:abstractNum>
  <w:abstractNum w:abstractNumId="3" w15:restartNumberingAfterBreak="0">
    <w:nsid w:val="0CE94A36"/>
    <w:multiLevelType w:val="hybridMultilevel"/>
    <w:tmpl w:val="9ED285D2"/>
    <w:lvl w:ilvl="0" w:tplc="5CE66C5C">
      <w:start w:val="1"/>
      <w:numFmt w:val="bullet"/>
      <w:lvlText w:val=""/>
      <w:lvlJc w:val="left"/>
      <w:pPr>
        <w:ind w:left="720" w:hanging="360"/>
      </w:pPr>
      <w:rPr>
        <w:rFonts w:hint="default" w:ascii="Symbol" w:hAnsi="Symbol"/>
      </w:rPr>
    </w:lvl>
    <w:lvl w:ilvl="1" w:tplc="8D2E8E76">
      <w:start w:val="1"/>
      <w:numFmt w:val="bullet"/>
      <w:lvlText w:val="o"/>
      <w:lvlJc w:val="left"/>
      <w:pPr>
        <w:ind w:left="1440" w:hanging="360"/>
      </w:pPr>
      <w:rPr>
        <w:rFonts w:hint="default" w:ascii="Courier New" w:hAnsi="Courier New"/>
      </w:rPr>
    </w:lvl>
    <w:lvl w:ilvl="2" w:tplc="AFEEE698">
      <w:start w:val="1"/>
      <w:numFmt w:val="bullet"/>
      <w:lvlText w:val=""/>
      <w:lvlJc w:val="left"/>
      <w:pPr>
        <w:ind w:left="2160" w:hanging="360"/>
      </w:pPr>
      <w:rPr>
        <w:rFonts w:hint="default" w:ascii="Wingdings" w:hAnsi="Wingdings"/>
      </w:rPr>
    </w:lvl>
    <w:lvl w:ilvl="3" w:tplc="11CAEE20">
      <w:start w:val="1"/>
      <w:numFmt w:val="bullet"/>
      <w:lvlText w:val=""/>
      <w:lvlJc w:val="left"/>
      <w:pPr>
        <w:ind w:left="2880" w:hanging="360"/>
      </w:pPr>
      <w:rPr>
        <w:rFonts w:hint="default" w:ascii="Symbol" w:hAnsi="Symbol"/>
      </w:rPr>
    </w:lvl>
    <w:lvl w:ilvl="4" w:tplc="D4F0A3E0">
      <w:start w:val="1"/>
      <w:numFmt w:val="bullet"/>
      <w:lvlText w:val="o"/>
      <w:lvlJc w:val="left"/>
      <w:pPr>
        <w:ind w:left="3600" w:hanging="360"/>
      </w:pPr>
      <w:rPr>
        <w:rFonts w:hint="default" w:ascii="Courier New" w:hAnsi="Courier New"/>
      </w:rPr>
    </w:lvl>
    <w:lvl w:ilvl="5" w:tplc="630420EA">
      <w:start w:val="1"/>
      <w:numFmt w:val="bullet"/>
      <w:lvlText w:val=""/>
      <w:lvlJc w:val="left"/>
      <w:pPr>
        <w:ind w:left="4320" w:hanging="360"/>
      </w:pPr>
      <w:rPr>
        <w:rFonts w:hint="default" w:ascii="Wingdings" w:hAnsi="Wingdings"/>
      </w:rPr>
    </w:lvl>
    <w:lvl w:ilvl="6" w:tplc="039AA306">
      <w:start w:val="1"/>
      <w:numFmt w:val="bullet"/>
      <w:lvlText w:val=""/>
      <w:lvlJc w:val="left"/>
      <w:pPr>
        <w:ind w:left="5040" w:hanging="360"/>
      </w:pPr>
      <w:rPr>
        <w:rFonts w:hint="default" w:ascii="Symbol" w:hAnsi="Symbol"/>
      </w:rPr>
    </w:lvl>
    <w:lvl w:ilvl="7" w:tplc="908E03B2">
      <w:start w:val="1"/>
      <w:numFmt w:val="bullet"/>
      <w:lvlText w:val="o"/>
      <w:lvlJc w:val="left"/>
      <w:pPr>
        <w:ind w:left="5760" w:hanging="360"/>
      </w:pPr>
      <w:rPr>
        <w:rFonts w:hint="default" w:ascii="Courier New" w:hAnsi="Courier New"/>
      </w:rPr>
    </w:lvl>
    <w:lvl w:ilvl="8" w:tplc="2A36BD28">
      <w:start w:val="1"/>
      <w:numFmt w:val="bullet"/>
      <w:lvlText w:val=""/>
      <w:lvlJc w:val="left"/>
      <w:pPr>
        <w:ind w:left="6480" w:hanging="360"/>
      </w:pPr>
      <w:rPr>
        <w:rFonts w:hint="default" w:ascii="Wingdings" w:hAnsi="Wingdings"/>
      </w:rPr>
    </w:lvl>
  </w:abstractNum>
  <w:abstractNum w:abstractNumId="4" w15:restartNumberingAfterBreak="0">
    <w:nsid w:val="0F054744"/>
    <w:multiLevelType w:val="hybridMultilevel"/>
    <w:tmpl w:val="F0E04282"/>
    <w:lvl w:ilvl="0" w:tplc="051A39FA">
      <w:start w:val="1"/>
      <w:numFmt w:val="bullet"/>
      <w:lvlText w:val=""/>
      <w:lvlJc w:val="left"/>
      <w:pPr>
        <w:ind w:left="720" w:hanging="360"/>
      </w:pPr>
      <w:rPr>
        <w:rFonts w:hint="default" w:ascii="Symbol" w:hAnsi="Symbol"/>
      </w:rPr>
    </w:lvl>
    <w:lvl w:ilvl="1" w:tplc="851E5AE2">
      <w:start w:val="1"/>
      <w:numFmt w:val="bullet"/>
      <w:lvlText w:val="o"/>
      <w:lvlJc w:val="left"/>
      <w:pPr>
        <w:ind w:left="1440" w:hanging="360"/>
      </w:pPr>
      <w:rPr>
        <w:rFonts w:hint="default" w:ascii="Courier New" w:hAnsi="Courier New"/>
      </w:rPr>
    </w:lvl>
    <w:lvl w:ilvl="2" w:tplc="0DE2D1E6">
      <w:start w:val="1"/>
      <w:numFmt w:val="bullet"/>
      <w:lvlText w:val=""/>
      <w:lvlJc w:val="left"/>
      <w:pPr>
        <w:ind w:left="2160" w:hanging="360"/>
      </w:pPr>
      <w:rPr>
        <w:rFonts w:hint="default" w:ascii="Wingdings" w:hAnsi="Wingdings"/>
      </w:rPr>
    </w:lvl>
    <w:lvl w:ilvl="3" w:tplc="F0F8E46C">
      <w:start w:val="1"/>
      <w:numFmt w:val="bullet"/>
      <w:lvlText w:val=""/>
      <w:lvlJc w:val="left"/>
      <w:pPr>
        <w:ind w:left="2880" w:hanging="360"/>
      </w:pPr>
      <w:rPr>
        <w:rFonts w:hint="default" w:ascii="Symbol" w:hAnsi="Symbol"/>
      </w:rPr>
    </w:lvl>
    <w:lvl w:ilvl="4" w:tplc="9CD2A0F0">
      <w:start w:val="1"/>
      <w:numFmt w:val="bullet"/>
      <w:lvlText w:val="o"/>
      <w:lvlJc w:val="left"/>
      <w:pPr>
        <w:ind w:left="3600" w:hanging="360"/>
      </w:pPr>
      <w:rPr>
        <w:rFonts w:hint="default" w:ascii="Courier New" w:hAnsi="Courier New"/>
      </w:rPr>
    </w:lvl>
    <w:lvl w:ilvl="5" w:tplc="A97A4740">
      <w:start w:val="1"/>
      <w:numFmt w:val="bullet"/>
      <w:lvlText w:val=""/>
      <w:lvlJc w:val="left"/>
      <w:pPr>
        <w:ind w:left="4320" w:hanging="360"/>
      </w:pPr>
      <w:rPr>
        <w:rFonts w:hint="default" w:ascii="Wingdings" w:hAnsi="Wingdings"/>
      </w:rPr>
    </w:lvl>
    <w:lvl w:ilvl="6" w:tplc="D1AEC0C8">
      <w:start w:val="1"/>
      <w:numFmt w:val="bullet"/>
      <w:lvlText w:val=""/>
      <w:lvlJc w:val="left"/>
      <w:pPr>
        <w:ind w:left="5040" w:hanging="360"/>
      </w:pPr>
      <w:rPr>
        <w:rFonts w:hint="default" w:ascii="Symbol" w:hAnsi="Symbol"/>
      </w:rPr>
    </w:lvl>
    <w:lvl w:ilvl="7" w:tplc="3CF4AABC">
      <w:start w:val="1"/>
      <w:numFmt w:val="bullet"/>
      <w:lvlText w:val="o"/>
      <w:lvlJc w:val="left"/>
      <w:pPr>
        <w:ind w:left="5760" w:hanging="360"/>
      </w:pPr>
      <w:rPr>
        <w:rFonts w:hint="default" w:ascii="Courier New" w:hAnsi="Courier New"/>
      </w:rPr>
    </w:lvl>
    <w:lvl w:ilvl="8" w:tplc="814CAF96">
      <w:start w:val="1"/>
      <w:numFmt w:val="bullet"/>
      <w:lvlText w:val=""/>
      <w:lvlJc w:val="left"/>
      <w:pPr>
        <w:ind w:left="6480" w:hanging="360"/>
      </w:pPr>
      <w:rPr>
        <w:rFonts w:hint="default" w:ascii="Wingdings" w:hAnsi="Wingdings"/>
      </w:rPr>
    </w:lvl>
  </w:abstractNum>
  <w:abstractNum w:abstractNumId="5" w15:restartNumberingAfterBreak="0">
    <w:nsid w:val="1C4FB050"/>
    <w:multiLevelType w:val="hybridMultilevel"/>
    <w:tmpl w:val="F6C8FEC0"/>
    <w:lvl w:ilvl="0" w:tplc="B93E367C">
      <w:start w:val="1"/>
      <w:numFmt w:val="bullet"/>
      <w:lvlText w:val=""/>
      <w:lvlJc w:val="left"/>
      <w:pPr>
        <w:ind w:left="720" w:hanging="360"/>
      </w:pPr>
      <w:rPr>
        <w:rFonts w:hint="default" w:ascii="Symbol" w:hAnsi="Symbol"/>
      </w:rPr>
    </w:lvl>
    <w:lvl w:ilvl="1" w:tplc="8076C684">
      <w:start w:val="1"/>
      <w:numFmt w:val="bullet"/>
      <w:lvlText w:val="o"/>
      <w:lvlJc w:val="left"/>
      <w:pPr>
        <w:ind w:left="1440" w:hanging="360"/>
      </w:pPr>
      <w:rPr>
        <w:rFonts w:hint="default" w:ascii="Courier New" w:hAnsi="Courier New"/>
      </w:rPr>
    </w:lvl>
    <w:lvl w:ilvl="2" w:tplc="594065C6">
      <w:start w:val="1"/>
      <w:numFmt w:val="bullet"/>
      <w:lvlText w:val=""/>
      <w:lvlJc w:val="left"/>
      <w:pPr>
        <w:ind w:left="2160" w:hanging="360"/>
      </w:pPr>
      <w:rPr>
        <w:rFonts w:hint="default" w:ascii="Wingdings" w:hAnsi="Wingdings"/>
      </w:rPr>
    </w:lvl>
    <w:lvl w:ilvl="3" w:tplc="DE8EAFA2">
      <w:start w:val="1"/>
      <w:numFmt w:val="bullet"/>
      <w:lvlText w:val=""/>
      <w:lvlJc w:val="left"/>
      <w:pPr>
        <w:ind w:left="2880" w:hanging="360"/>
      </w:pPr>
      <w:rPr>
        <w:rFonts w:hint="default" w:ascii="Symbol" w:hAnsi="Symbol"/>
      </w:rPr>
    </w:lvl>
    <w:lvl w:ilvl="4" w:tplc="67A22BF8">
      <w:start w:val="1"/>
      <w:numFmt w:val="bullet"/>
      <w:lvlText w:val="o"/>
      <w:lvlJc w:val="left"/>
      <w:pPr>
        <w:ind w:left="3600" w:hanging="360"/>
      </w:pPr>
      <w:rPr>
        <w:rFonts w:hint="default" w:ascii="Courier New" w:hAnsi="Courier New"/>
      </w:rPr>
    </w:lvl>
    <w:lvl w:ilvl="5" w:tplc="37C28C78">
      <w:start w:val="1"/>
      <w:numFmt w:val="bullet"/>
      <w:lvlText w:val=""/>
      <w:lvlJc w:val="left"/>
      <w:pPr>
        <w:ind w:left="4320" w:hanging="360"/>
      </w:pPr>
      <w:rPr>
        <w:rFonts w:hint="default" w:ascii="Wingdings" w:hAnsi="Wingdings"/>
      </w:rPr>
    </w:lvl>
    <w:lvl w:ilvl="6" w:tplc="5BB6E700">
      <w:start w:val="1"/>
      <w:numFmt w:val="bullet"/>
      <w:lvlText w:val=""/>
      <w:lvlJc w:val="left"/>
      <w:pPr>
        <w:ind w:left="5040" w:hanging="360"/>
      </w:pPr>
      <w:rPr>
        <w:rFonts w:hint="default" w:ascii="Symbol" w:hAnsi="Symbol"/>
      </w:rPr>
    </w:lvl>
    <w:lvl w:ilvl="7" w:tplc="A808CDCA">
      <w:start w:val="1"/>
      <w:numFmt w:val="bullet"/>
      <w:lvlText w:val="o"/>
      <w:lvlJc w:val="left"/>
      <w:pPr>
        <w:ind w:left="5760" w:hanging="360"/>
      </w:pPr>
      <w:rPr>
        <w:rFonts w:hint="default" w:ascii="Courier New" w:hAnsi="Courier New"/>
      </w:rPr>
    </w:lvl>
    <w:lvl w:ilvl="8" w:tplc="700E5862">
      <w:start w:val="1"/>
      <w:numFmt w:val="bullet"/>
      <w:lvlText w:val=""/>
      <w:lvlJc w:val="left"/>
      <w:pPr>
        <w:ind w:left="6480" w:hanging="360"/>
      </w:pPr>
      <w:rPr>
        <w:rFonts w:hint="default" w:ascii="Wingdings" w:hAnsi="Wingdings"/>
      </w:rPr>
    </w:lvl>
  </w:abstractNum>
  <w:abstractNum w:abstractNumId="6" w15:restartNumberingAfterBreak="0">
    <w:nsid w:val="1DA13DD8"/>
    <w:multiLevelType w:val="hybridMultilevel"/>
    <w:tmpl w:val="4BBCEB08"/>
    <w:lvl w:ilvl="0" w:tplc="1624BD90">
      <w:start w:val="1"/>
      <w:numFmt w:val="bullet"/>
      <w:lvlText w:val=""/>
      <w:lvlJc w:val="left"/>
      <w:pPr>
        <w:ind w:left="720" w:hanging="360"/>
      </w:pPr>
      <w:rPr>
        <w:rFonts w:hint="default" w:ascii="Symbol" w:hAnsi="Symbol"/>
      </w:rPr>
    </w:lvl>
    <w:lvl w:ilvl="1" w:tplc="DC2ABD9E">
      <w:start w:val="1"/>
      <w:numFmt w:val="bullet"/>
      <w:lvlText w:val="o"/>
      <w:lvlJc w:val="left"/>
      <w:pPr>
        <w:ind w:left="1440" w:hanging="360"/>
      </w:pPr>
      <w:rPr>
        <w:rFonts w:hint="default" w:ascii="Courier New" w:hAnsi="Courier New"/>
      </w:rPr>
    </w:lvl>
    <w:lvl w:ilvl="2" w:tplc="DC10E1EE">
      <w:start w:val="1"/>
      <w:numFmt w:val="bullet"/>
      <w:lvlText w:val=""/>
      <w:lvlJc w:val="left"/>
      <w:pPr>
        <w:ind w:left="2160" w:hanging="360"/>
      </w:pPr>
      <w:rPr>
        <w:rFonts w:hint="default" w:ascii="Wingdings" w:hAnsi="Wingdings"/>
      </w:rPr>
    </w:lvl>
    <w:lvl w:ilvl="3" w:tplc="EE3AD0AE">
      <w:start w:val="1"/>
      <w:numFmt w:val="bullet"/>
      <w:lvlText w:val=""/>
      <w:lvlJc w:val="left"/>
      <w:pPr>
        <w:ind w:left="2880" w:hanging="360"/>
      </w:pPr>
      <w:rPr>
        <w:rFonts w:hint="default" w:ascii="Symbol" w:hAnsi="Symbol"/>
      </w:rPr>
    </w:lvl>
    <w:lvl w:ilvl="4" w:tplc="550E7C08">
      <w:start w:val="1"/>
      <w:numFmt w:val="bullet"/>
      <w:lvlText w:val="o"/>
      <w:lvlJc w:val="left"/>
      <w:pPr>
        <w:ind w:left="3600" w:hanging="360"/>
      </w:pPr>
      <w:rPr>
        <w:rFonts w:hint="default" w:ascii="Courier New" w:hAnsi="Courier New"/>
      </w:rPr>
    </w:lvl>
    <w:lvl w:ilvl="5" w:tplc="DDDCE3B0">
      <w:start w:val="1"/>
      <w:numFmt w:val="bullet"/>
      <w:lvlText w:val=""/>
      <w:lvlJc w:val="left"/>
      <w:pPr>
        <w:ind w:left="4320" w:hanging="360"/>
      </w:pPr>
      <w:rPr>
        <w:rFonts w:hint="default" w:ascii="Wingdings" w:hAnsi="Wingdings"/>
      </w:rPr>
    </w:lvl>
    <w:lvl w:ilvl="6" w:tplc="99D2B2C6">
      <w:start w:val="1"/>
      <w:numFmt w:val="bullet"/>
      <w:lvlText w:val=""/>
      <w:lvlJc w:val="left"/>
      <w:pPr>
        <w:ind w:left="5040" w:hanging="360"/>
      </w:pPr>
      <w:rPr>
        <w:rFonts w:hint="default" w:ascii="Symbol" w:hAnsi="Symbol"/>
      </w:rPr>
    </w:lvl>
    <w:lvl w:ilvl="7" w:tplc="0C4ADFA0">
      <w:start w:val="1"/>
      <w:numFmt w:val="bullet"/>
      <w:lvlText w:val="o"/>
      <w:lvlJc w:val="left"/>
      <w:pPr>
        <w:ind w:left="5760" w:hanging="360"/>
      </w:pPr>
      <w:rPr>
        <w:rFonts w:hint="default" w:ascii="Courier New" w:hAnsi="Courier New"/>
      </w:rPr>
    </w:lvl>
    <w:lvl w:ilvl="8" w:tplc="C0A62882">
      <w:start w:val="1"/>
      <w:numFmt w:val="bullet"/>
      <w:lvlText w:val=""/>
      <w:lvlJc w:val="left"/>
      <w:pPr>
        <w:ind w:left="6480" w:hanging="360"/>
      </w:pPr>
      <w:rPr>
        <w:rFonts w:hint="default" w:ascii="Wingdings" w:hAnsi="Wingdings"/>
      </w:rPr>
    </w:lvl>
  </w:abstractNum>
  <w:abstractNum w:abstractNumId="7" w15:restartNumberingAfterBreak="0">
    <w:nsid w:val="1DCD4C7A"/>
    <w:multiLevelType w:val="hybridMultilevel"/>
    <w:tmpl w:val="F0B25EB6"/>
    <w:lvl w:ilvl="0" w:tplc="CFC436A0">
      <w:start w:val="1"/>
      <w:numFmt w:val="decimal"/>
      <w:lvlText w:val="%1."/>
      <w:lvlJc w:val="left"/>
      <w:pPr>
        <w:ind w:left="720" w:hanging="360"/>
      </w:pPr>
    </w:lvl>
    <w:lvl w:ilvl="1" w:tplc="E76A8186">
      <w:start w:val="1"/>
      <w:numFmt w:val="lowerLetter"/>
      <w:lvlText w:val="%2."/>
      <w:lvlJc w:val="left"/>
      <w:pPr>
        <w:ind w:left="1440" w:hanging="360"/>
      </w:pPr>
    </w:lvl>
    <w:lvl w:ilvl="2" w:tplc="5B4A92B2">
      <w:start w:val="1"/>
      <w:numFmt w:val="lowerRoman"/>
      <w:lvlText w:val="%3."/>
      <w:lvlJc w:val="right"/>
      <w:pPr>
        <w:ind w:left="2160" w:hanging="180"/>
      </w:pPr>
    </w:lvl>
    <w:lvl w:ilvl="3" w:tplc="316C5C64">
      <w:start w:val="1"/>
      <w:numFmt w:val="decimal"/>
      <w:lvlText w:val="%4."/>
      <w:lvlJc w:val="left"/>
      <w:pPr>
        <w:ind w:left="2880" w:hanging="360"/>
      </w:pPr>
    </w:lvl>
    <w:lvl w:ilvl="4" w:tplc="BACE0BF2">
      <w:start w:val="1"/>
      <w:numFmt w:val="lowerLetter"/>
      <w:lvlText w:val="%5."/>
      <w:lvlJc w:val="left"/>
      <w:pPr>
        <w:ind w:left="3600" w:hanging="360"/>
      </w:pPr>
    </w:lvl>
    <w:lvl w:ilvl="5" w:tplc="C7B059D6">
      <w:start w:val="1"/>
      <w:numFmt w:val="lowerRoman"/>
      <w:lvlText w:val="%6."/>
      <w:lvlJc w:val="right"/>
      <w:pPr>
        <w:ind w:left="4320" w:hanging="180"/>
      </w:pPr>
    </w:lvl>
    <w:lvl w:ilvl="6" w:tplc="B96C0DD2">
      <w:start w:val="1"/>
      <w:numFmt w:val="decimal"/>
      <w:lvlText w:val="%7."/>
      <w:lvlJc w:val="left"/>
      <w:pPr>
        <w:ind w:left="5040" w:hanging="360"/>
      </w:pPr>
    </w:lvl>
    <w:lvl w:ilvl="7" w:tplc="80409B46">
      <w:start w:val="1"/>
      <w:numFmt w:val="lowerLetter"/>
      <w:lvlText w:val="%8."/>
      <w:lvlJc w:val="left"/>
      <w:pPr>
        <w:ind w:left="5760" w:hanging="360"/>
      </w:pPr>
    </w:lvl>
    <w:lvl w:ilvl="8" w:tplc="750CE9D4">
      <w:start w:val="1"/>
      <w:numFmt w:val="lowerRoman"/>
      <w:lvlText w:val="%9."/>
      <w:lvlJc w:val="right"/>
      <w:pPr>
        <w:ind w:left="6480" w:hanging="180"/>
      </w:pPr>
    </w:lvl>
  </w:abstractNum>
  <w:abstractNum w:abstractNumId="8" w15:restartNumberingAfterBreak="0">
    <w:nsid w:val="20969D7C"/>
    <w:multiLevelType w:val="hybridMultilevel"/>
    <w:tmpl w:val="58E24316"/>
    <w:lvl w:ilvl="0" w:tplc="00FAE46C">
      <w:start w:val="1"/>
      <w:numFmt w:val="bullet"/>
      <w:lvlText w:val=""/>
      <w:lvlJc w:val="left"/>
      <w:pPr>
        <w:ind w:left="720" w:hanging="360"/>
      </w:pPr>
      <w:rPr>
        <w:rFonts w:hint="default" w:ascii="Symbol" w:hAnsi="Symbol"/>
      </w:rPr>
    </w:lvl>
    <w:lvl w:ilvl="1" w:tplc="A55C6A46">
      <w:start w:val="1"/>
      <w:numFmt w:val="bullet"/>
      <w:lvlText w:val="o"/>
      <w:lvlJc w:val="left"/>
      <w:pPr>
        <w:ind w:left="1440" w:hanging="360"/>
      </w:pPr>
      <w:rPr>
        <w:rFonts w:hint="default" w:ascii="Courier New" w:hAnsi="Courier New"/>
      </w:rPr>
    </w:lvl>
    <w:lvl w:ilvl="2" w:tplc="62304A34">
      <w:start w:val="1"/>
      <w:numFmt w:val="bullet"/>
      <w:lvlText w:val=""/>
      <w:lvlJc w:val="left"/>
      <w:pPr>
        <w:ind w:left="2160" w:hanging="360"/>
      </w:pPr>
      <w:rPr>
        <w:rFonts w:hint="default" w:ascii="Wingdings" w:hAnsi="Wingdings"/>
      </w:rPr>
    </w:lvl>
    <w:lvl w:ilvl="3" w:tplc="349EDE10">
      <w:start w:val="1"/>
      <w:numFmt w:val="bullet"/>
      <w:lvlText w:val=""/>
      <w:lvlJc w:val="left"/>
      <w:pPr>
        <w:ind w:left="2880" w:hanging="360"/>
      </w:pPr>
      <w:rPr>
        <w:rFonts w:hint="default" w:ascii="Symbol" w:hAnsi="Symbol"/>
      </w:rPr>
    </w:lvl>
    <w:lvl w:ilvl="4" w:tplc="B7606438">
      <w:start w:val="1"/>
      <w:numFmt w:val="bullet"/>
      <w:lvlText w:val="o"/>
      <w:lvlJc w:val="left"/>
      <w:pPr>
        <w:ind w:left="3600" w:hanging="360"/>
      </w:pPr>
      <w:rPr>
        <w:rFonts w:hint="default" w:ascii="Courier New" w:hAnsi="Courier New"/>
      </w:rPr>
    </w:lvl>
    <w:lvl w:ilvl="5" w:tplc="2F205E5E">
      <w:start w:val="1"/>
      <w:numFmt w:val="bullet"/>
      <w:lvlText w:val=""/>
      <w:lvlJc w:val="left"/>
      <w:pPr>
        <w:ind w:left="4320" w:hanging="360"/>
      </w:pPr>
      <w:rPr>
        <w:rFonts w:hint="default" w:ascii="Wingdings" w:hAnsi="Wingdings"/>
      </w:rPr>
    </w:lvl>
    <w:lvl w:ilvl="6" w:tplc="9DAC37C6">
      <w:start w:val="1"/>
      <w:numFmt w:val="bullet"/>
      <w:lvlText w:val=""/>
      <w:lvlJc w:val="left"/>
      <w:pPr>
        <w:ind w:left="5040" w:hanging="360"/>
      </w:pPr>
      <w:rPr>
        <w:rFonts w:hint="default" w:ascii="Symbol" w:hAnsi="Symbol"/>
      </w:rPr>
    </w:lvl>
    <w:lvl w:ilvl="7" w:tplc="F244B7B0">
      <w:start w:val="1"/>
      <w:numFmt w:val="bullet"/>
      <w:lvlText w:val="o"/>
      <w:lvlJc w:val="left"/>
      <w:pPr>
        <w:ind w:left="5760" w:hanging="360"/>
      </w:pPr>
      <w:rPr>
        <w:rFonts w:hint="default" w:ascii="Courier New" w:hAnsi="Courier New"/>
      </w:rPr>
    </w:lvl>
    <w:lvl w:ilvl="8" w:tplc="91027132">
      <w:start w:val="1"/>
      <w:numFmt w:val="bullet"/>
      <w:lvlText w:val=""/>
      <w:lvlJc w:val="left"/>
      <w:pPr>
        <w:ind w:left="6480" w:hanging="360"/>
      </w:pPr>
      <w:rPr>
        <w:rFonts w:hint="default" w:ascii="Wingdings" w:hAnsi="Wingdings"/>
      </w:rPr>
    </w:lvl>
  </w:abstractNum>
  <w:abstractNum w:abstractNumId="9" w15:restartNumberingAfterBreak="0">
    <w:nsid w:val="2195275D"/>
    <w:multiLevelType w:val="hybridMultilevel"/>
    <w:tmpl w:val="2E5E402A"/>
    <w:lvl w:ilvl="0" w:tplc="0A6E6D78">
      <w:start w:val="1"/>
      <w:numFmt w:val="bullet"/>
      <w:lvlText w:val=""/>
      <w:lvlJc w:val="left"/>
      <w:pPr>
        <w:ind w:left="720" w:hanging="360"/>
      </w:pPr>
      <w:rPr>
        <w:rFonts w:hint="default" w:ascii="Symbol" w:hAnsi="Symbol"/>
      </w:rPr>
    </w:lvl>
    <w:lvl w:ilvl="1" w:tplc="089CC472">
      <w:start w:val="1"/>
      <w:numFmt w:val="bullet"/>
      <w:lvlText w:val="o"/>
      <w:lvlJc w:val="left"/>
      <w:pPr>
        <w:ind w:left="1440" w:hanging="360"/>
      </w:pPr>
      <w:rPr>
        <w:rFonts w:hint="default" w:ascii="Courier New" w:hAnsi="Courier New"/>
      </w:rPr>
    </w:lvl>
    <w:lvl w:ilvl="2" w:tplc="E1E81ED0">
      <w:start w:val="1"/>
      <w:numFmt w:val="bullet"/>
      <w:lvlText w:val=""/>
      <w:lvlJc w:val="left"/>
      <w:pPr>
        <w:ind w:left="2160" w:hanging="360"/>
      </w:pPr>
      <w:rPr>
        <w:rFonts w:hint="default" w:ascii="Wingdings" w:hAnsi="Wingdings"/>
      </w:rPr>
    </w:lvl>
    <w:lvl w:ilvl="3" w:tplc="75C6C2DA">
      <w:start w:val="1"/>
      <w:numFmt w:val="bullet"/>
      <w:lvlText w:val=""/>
      <w:lvlJc w:val="left"/>
      <w:pPr>
        <w:ind w:left="2880" w:hanging="360"/>
      </w:pPr>
      <w:rPr>
        <w:rFonts w:hint="default" w:ascii="Symbol" w:hAnsi="Symbol"/>
      </w:rPr>
    </w:lvl>
    <w:lvl w:ilvl="4" w:tplc="D89095D4">
      <w:start w:val="1"/>
      <w:numFmt w:val="bullet"/>
      <w:lvlText w:val="o"/>
      <w:lvlJc w:val="left"/>
      <w:pPr>
        <w:ind w:left="3600" w:hanging="360"/>
      </w:pPr>
      <w:rPr>
        <w:rFonts w:hint="default" w:ascii="Courier New" w:hAnsi="Courier New"/>
      </w:rPr>
    </w:lvl>
    <w:lvl w:ilvl="5" w:tplc="5F6E836E">
      <w:start w:val="1"/>
      <w:numFmt w:val="bullet"/>
      <w:lvlText w:val=""/>
      <w:lvlJc w:val="left"/>
      <w:pPr>
        <w:ind w:left="4320" w:hanging="360"/>
      </w:pPr>
      <w:rPr>
        <w:rFonts w:hint="default" w:ascii="Wingdings" w:hAnsi="Wingdings"/>
      </w:rPr>
    </w:lvl>
    <w:lvl w:ilvl="6" w:tplc="A3243242">
      <w:start w:val="1"/>
      <w:numFmt w:val="bullet"/>
      <w:lvlText w:val=""/>
      <w:lvlJc w:val="left"/>
      <w:pPr>
        <w:ind w:left="5040" w:hanging="360"/>
      </w:pPr>
      <w:rPr>
        <w:rFonts w:hint="default" w:ascii="Symbol" w:hAnsi="Symbol"/>
      </w:rPr>
    </w:lvl>
    <w:lvl w:ilvl="7" w:tplc="8EE8048A">
      <w:start w:val="1"/>
      <w:numFmt w:val="bullet"/>
      <w:lvlText w:val="o"/>
      <w:lvlJc w:val="left"/>
      <w:pPr>
        <w:ind w:left="5760" w:hanging="360"/>
      </w:pPr>
      <w:rPr>
        <w:rFonts w:hint="default" w:ascii="Courier New" w:hAnsi="Courier New"/>
      </w:rPr>
    </w:lvl>
    <w:lvl w:ilvl="8" w:tplc="7832B93C">
      <w:start w:val="1"/>
      <w:numFmt w:val="bullet"/>
      <w:lvlText w:val=""/>
      <w:lvlJc w:val="left"/>
      <w:pPr>
        <w:ind w:left="6480" w:hanging="360"/>
      </w:pPr>
      <w:rPr>
        <w:rFonts w:hint="default" w:ascii="Wingdings" w:hAnsi="Wingdings"/>
      </w:rPr>
    </w:lvl>
  </w:abstractNum>
  <w:abstractNum w:abstractNumId="10" w15:restartNumberingAfterBreak="0">
    <w:nsid w:val="21A6EA23"/>
    <w:multiLevelType w:val="hybridMultilevel"/>
    <w:tmpl w:val="AB10F66E"/>
    <w:lvl w:ilvl="0" w:tplc="5B96E85E">
      <w:start w:val="1"/>
      <w:numFmt w:val="bullet"/>
      <w:lvlText w:val=""/>
      <w:lvlJc w:val="left"/>
      <w:pPr>
        <w:ind w:left="1080" w:hanging="360"/>
      </w:pPr>
      <w:rPr>
        <w:rFonts w:hint="default" w:ascii="Symbol" w:hAnsi="Symbol"/>
      </w:rPr>
    </w:lvl>
    <w:lvl w:ilvl="1" w:tplc="FDA4144C">
      <w:start w:val="1"/>
      <w:numFmt w:val="bullet"/>
      <w:lvlText w:val="o"/>
      <w:lvlJc w:val="left"/>
      <w:pPr>
        <w:ind w:left="1800" w:hanging="360"/>
      </w:pPr>
      <w:rPr>
        <w:rFonts w:hint="default" w:ascii="Courier New" w:hAnsi="Courier New"/>
      </w:rPr>
    </w:lvl>
    <w:lvl w:ilvl="2" w:tplc="F9C21764">
      <w:start w:val="1"/>
      <w:numFmt w:val="bullet"/>
      <w:lvlText w:val=""/>
      <w:lvlJc w:val="left"/>
      <w:pPr>
        <w:ind w:left="2520" w:hanging="360"/>
      </w:pPr>
      <w:rPr>
        <w:rFonts w:hint="default" w:ascii="Wingdings" w:hAnsi="Wingdings"/>
      </w:rPr>
    </w:lvl>
    <w:lvl w:ilvl="3" w:tplc="A2169436">
      <w:start w:val="1"/>
      <w:numFmt w:val="bullet"/>
      <w:lvlText w:val=""/>
      <w:lvlJc w:val="left"/>
      <w:pPr>
        <w:ind w:left="3240" w:hanging="360"/>
      </w:pPr>
      <w:rPr>
        <w:rFonts w:hint="default" w:ascii="Symbol" w:hAnsi="Symbol"/>
      </w:rPr>
    </w:lvl>
    <w:lvl w:ilvl="4" w:tplc="76E46FD6">
      <w:start w:val="1"/>
      <w:numFmt w:val="bullet"/>
      <w:lvlText w:val="o"/>
      <w:lvlJc w:val="left"/>
      <w:pPr>
        <w:ind w:left="3960" w:hanging="360"/>
      </w:pPr>
      <w:rPr>
        <w:rFonts w:hint="default" w:ascii="Courier New" w:hAnsi="Courier New"/>
      </w:rPr>
    </w:lvl>
    <w:lvl w:ilvl="5" w:tplc="F1029B5A">
      <w:start w:val="1"/>
      <w:numFmt w:val="bullet"/>
      <w:lvlText w:val=""/>
      <w:lvlJc w:val="left"/>
      <w:pPr>
        <w:ind w:left="4680" w:hanging="360"/>
      </w:pPr>
      <w:rPr>
        <w:rFonts w:hint="default" w:ascii="Wingdings" w:hAnsi="Wingdings"/>
      </w:rPr>
    </w:lvl>
    <w:lvl w:ilvl="6" w:tplc="72B4F192">
      <w:start w:val="1"/>
      <w:numFmt w:val="bullet"/>
      <w:lvlText w:val=""/>
      <w:lvlJc w:val="left"/>
      <w:pPr>
        <w:ind w:left="5400" w:hanging="360"/>
      </w:pPr>
      <w:rPr>
        <w:rFonts w:hint="default" w:ascii="Symbol" w:hAnsi="Symbol"/>
      </w:rPr>
    </w:lvl>
    <w:lvl w:ilvl="7" w:tplc="F47826FC">
      <w:start w:val="1"/>
      <w:numFmt w:val="bullet"/>
      <w:lvlText w:val="o"/>
      <w:lvlJc w:val="left"/>
      <w:pPr>
        <w:ind w:left="6120" w:hanging="360"/>
      </w:pPr>
      <w:rPr>
        <w:rFonts w:hint="default" w:ascii="Courier New" w:hAnsi="Courier New"/>
      </w:rPr>
    </w:lvl>
    <w:lvl w:ilvl="8" w:tplc="E28A868C">
      <w:start w:val="1"/>
      <w:numFmt w:val="bullet"/>
      <w:lvlText w:val=""/>
      <w:lvlJc w:val="left"/>
      <w:pPr>
        <w:ind w:left="6840" w:hanging="360"/>
      </w:pPr>
      <w:rPr>
        <w:rFonts w:hint="default" w:ascii="Wingdings" w:hAnsi="Wingdings"/>
      </w:rPr>
    </w:lvl>
  </w:abstractNum>
  <w:abstractNum w:abstractNumId="11" w15:restartNumberingAfterBreak="0">
    <w:nsid w:val="2552973F"/>
    <w:multiLevelType w:val="hybridMultilevel"/>
    <w:tmpl w:val="674A053E"/>
    <w:lvl w:ilvl="0" w:tplc="538C8DCE">
      <w:start w:val="1"/>
      <w:numFmt w:val="bullet"/>
      <w:lvlText w:val=""/>
      <w:lvlJc w:val="left"/>
      <w:pPr>
        <w:ind w:left="720" w:hanging="360"/>
      </w:pPr>
      <w:rPr>
        <w:rFonts w:hint="default" w:ascii="Symbol" w:hAnsi="Symbol"/>
      </w:rPr>
    </w:lvl>
    <w:lvl w:ilvl="1" w:tplc="956A75D6">
      <w:start w:val="1"/>
      <w:numFmt w:val="bullet"/>
      <w:lvlText w:val=""/>
      <w:lvlJc w:val="left"/>
      <w:pPr>
        <w:ind w:left="1440" w:hanging="360"/>
      </w:pPr>
      <w:rPr>
        <w:rFonts w:hint="default" w:ascii="Symbol" w:hAnsi="Symbol"/>
      </w:rPr>
    </w:lvl>
    <w:lvl w:ilvl="2" w:tplc="F8EC4212">
      <w:start w:val="1"/>
      <w:numFmt w:val="bullet"/>
      <w:lvlText w:val=""/>
      <w:lvlJc w:val="left"/>
      <w:pPr>
        <w:ind w:left="2160" w:hanging="360"/>
      </w:pPr>
      <w:rPr>
        <w:rFonts w:hint="default" w:ascii="Wingdings" w:hAnsi="Wingdings"/>
      </w:rPr>
    </w:lvl>
    <w:lvl w:ilvl="3" w:tplc="18F6E84E">
      <w:start w:val="1"/>
      <w:numFmt w:val="bullet"/>
      <w:lvlText w:val=""/>
      <w:lvlJc w:val="left"/>
      <w:pPr>
        <w:ind w:left="2880" w:hanging="360"/>
      </w:pPr>
      <w:rPr>
        <w:rFonts w:hint="default" w:ascii="Symbol" w:hAnsi="Symbol"/>
      </w:rPr>
    </w:lvl>
    <w:lvl w:ilvl="4" w:tplc="84424098">
      <w:start w:val="1"/>
      <w:numFmt w:val="bullet"/>
      <w:lvlText w:val="o"/>
      <w:lvlJc w:val="left"/>
      <w:pPr>
        <w:ind w:left="3600" w:hanging="360"/>
      </w:pPr>
      <w:rPr>
        <w:rFonts w:hint="default" w:ascii="Courier New" w:hAnsi="Courier New"/>
      </w:rPr>
    </w:lvl>
    <w:lvl w:ilvl="5" w:tplc="96EED654">
      <w:start w:val="1"/>
      <w:numFmt w:val="bullet"/>
      <w:lvlText w:val=""/>
      <w:lvlJc w:val="left"/>
      <w:pPr>
        <w:ind w:left="4320" w:hanging="360"/>
      </w:pPr>
      <w:rPr>
        <w:rFonts w:hint="default" w:ascii="Wingdings" w:hAnsi="Wingdings"/>
      </w:rPr>
    </w:lvl>
    <w:lvl w:ilvl="6" w:tplc="077686B0">
      <w:start w:val="1"/>
      <w:numFmt w:val="bullet"/>
      <w:lvlText w:val=""/>
      <w:lvlJc w:val="left"/>
      <w:pPr>
        <w:ind w:left="5040" w:hanging="360"/>
      </w:pPr>
      <w:rPr>
        <w:rFonts w:hint="default" w:ascii="Symbol" w:hAnsi="Symbol"/>
      </w:rPr>
    </w:lvl>
    <w:lvl w:ilvl="7" w:tplc="A976C78A">
      <w:start w:val="1"/>
      <w:numFmt w:val="bullet"/>
      <w:lvlText w:val="o"/>
      <w:lvlJc w:val="left"/>
      <w:pPr>
        <w:ind w:left="5760" w:hanging="360"/>
      </w:pPr>
      <w:rPr>
        <w:rFonts w:hint="default" w:ascii="Courier New" w:hAnsi="Courier New"/>
      </w:rPr>
    </w:lvl>
    <w:lvl w:ilvl="8" w:tplc="7F28AF40">
      <w:start w:val="1"/>
      <w:numFmt w:val="bullet"/>
      <w:lvlText w:val=""/>
      <w:lvlJc w:val="left"/>
      <w:pPr>
        <w:ind w:left="6480" w:hanging="360"/>
      </w:pPr>
      <w:rPr>
        <w:rFonts w:hint="default" w:ascii="Wingdings" w:hAnsi="Wingdings"/>
      </w:rPr>
    </w:lvl>
  </w:abstractNum>
  <w:abstractNum w:abstractNumId="12" w15:restartNumberingAfterBreak="0">
    <w:nsid w:val="2662A1B2"/>
    <w:multiLevelType w:val="hybridMultilevel"/>
    <w:tmpl w:val="10EEFDD0"/>
    <w:lvl w:ilvl="0" w:tplc="CC44CA32">
      <w:start w:val="1"/>
      <w:numFmt w:val="bullet"/>
      <w:lvlText w:val=""/>
      <w:lvlJc w:val="left"/>
      <w:pPr>
        <w:ind w:left="720" w:hanging="360"/>
      </w:pPr>
      <w:rPr>
        <w:rFonts w:hint="default" w:ascii="Symbol" w:hAnsi="Symbol"/>
      </w:rPr>
    </w:lvl>
    <w:lvl w:ilvl="1" w:tplc="8718477C">
      <w:start w:val="1"/>
      <w:numFmt w:val="bullet"/>
      <w:lvlText w:val="o"/>
      <w:lvlJc w:val="left"/>
      <w:pPr>
        <w:ind w:left="1440" w:hanging="360"/>
      </w:pPr>
      <w:rPr>
        <w:rFonts w:hint="default" w:ascii="Courier New" w:hAnsi="Courier New"/>
      </w:rPr>
    </w:lvl>
    <w:lvl w:ilvl="2" w:tplc="B866BA94">
      <w:start w:val="1"/>
      <w:numFmt w:val="bullet"/>
      <w:lvlText w:val=""/>
      <w:lvlJc w:val="left"/>
      <w:pPr>
        <w:ind w:left="2160" w:hanging="360"/>
      </w:pPr>
      <w:rPr>
        <w:rFonts w:hint="default" w:ascii="Wingdings" w:hAnsi="Wingdings"/>
      </w:rPr>
    </w:lvl>
    <w:lvl w:ilvl="3" w:tplc="68004D0A">
      <w:start w:val="1"/>
      <w:numFmt w:val="bullet"/>
      <w:lvlText w:val=""/>
      <w:lvlJc w:val="left"/>
      <w:pPr>
        <w:ind w:left="2880" w:hanging="360"/>
      </w:pPr>
      <w:rPr>
        <w:rFonts w:hint="default" w:ascii="Symbol" w:hAnsi="Symbol"/>
      </w:rPr>
    </w:lvl>
    <w:lvl w:ilvl="4" w:tplc="CD26BEA4">
      <w:start w:val="1"/>
      <w:numFmt w:val="bullet"/>
      <w:lvlText w:val="o"/>
      <w:lvlJc w:val="left"/>
      <w:pPr>
        <w:ind w:left="3600" w:hanging="360"/>
      </w:pPr>
      <w:rPr>
        <w:rFonts w:hint="default" w:ascii="Courier New" w:hAnsi="Courier New"/>
      </w:rPr>
    </w:lvl>
    <w:lvl w:ilvl="5" w:tplc="48D80142">
      <w:start w:val="1"/>
      <w:numFmt w:val="bullet"/>
      <w:lvlText w:val=""/>
      <w:lvlJc w:val="left"/>
      <w:pPr>
        <w:ind w:left="4320" w:hanging="360"/>
      </w:pPr>
      <w:rPr>
        <w:rFonts w:hint="default" w:ascii="Wingdings" w:hAnsi="Wingdings"/>
      </w:rPr>
    </w:lvl>
    <w:lvl w:ilvl="6" w:tplc="AF2CDFAC">
      <w:start w:val="1"/>
      <w:numFmt w:val="bullet"/>
      <w:lvlText w:val=""/>
      <w:lvlJc w:val="left"/>
      <w:pPr>
        <w:ind w:left="5040" w:hanging="360"/>
      </w:pPr>
      <w:rPr>
        <w:rFonts w:hint="default" w:ascii="Symbol" w:hAnsi="Symbol"/>
      </w:rPr>
    </w:lvl>
    <w:lvl w:ilvl="7" w:tplc="4BD46B3E">
      <w:start w:val="1"/>
      <w:numFmt w:val="bullet"/>
      <w:lvlText w:val="o"/>
      <w:lvlJc w:val="left"/>
      <w:pPr>
        <w:ind w:left="5760" w:hanging="360"/>
      </w:pPr>
      <w:rPr>
        <w:rFonts w:hint="default" w:ascii="Courier New" w:hAnsi="Courier New"/>
      </w:rPr>
    </w:lvl>
    <w:lvl w:ilvl="8" w:tplc="ADDAF73E">
      <w:start w:val="1"/>
      <w:numFmt w:val="bullet"/>
      <w:lvlText w:val=""/>
      <w:lvlJc w:val="left"/>
      <w:pPr>
        <w:ind w:left="6480" w:hanging="360"/>
      </w:pPr>
      <w:rPr>
        <w:rFonts w:hint="default" w:ascii="Wingdings" w:hAnsi="Wingdings"/>
      </w:rPr>
    </w:lvl>
  </w:abstractNum>
  <w:abstractNum w:abstractNumId="13" w15:restartNumberingAfterBreak="0">
    <w:nsid w:val="27B3FE29"/>
    <w:multiLevelType w:val="hybridMultilevel"/>
    <w:tmpl w:val="5CAA6B9A"/>
    <w:lvl w:ilvl="0" w:tplc="676C24C2">
      <w:start w:val="1"/>
      <w:numFmt w:val="bullet"/>
      <w:lvlText w:val=""/>
      <w:lvlJc w:val="left"/>
      <w:pPr>
        <w:ind w:left="720" w:hanging="360"/>
      </w:pPr>
      <w:rPr>
        <w:rFonts w:hint="default" w:ascii="Symbol" w:hAnsi="Symbol"/>
      </w:rPr>
    </w:lvl>
    <w:lvl w:ilvl="1" w:tplc="8BEA2B30">
      <w:start w:val="1"/>
      <w:numFmt w:val="bullet"/>
      <w:lvlText w:val="o"/>
      <w:lvlJc w:val="left"/>
      <w:pPr>
        <w:ind w:left="1440" w:hanging="360"/>
      </w:pPr>
      <w:rPr>
        <w:rFonts w:hint="default" w:ascii="Courier New" w:hAnsi="Courier New"/>
      </w:rPr>
    </w:lvl>
    <w:lvl w:ilvl="2" w:tplc="2F7615E0">
      <w:start w:val="1"/>
      <w:numFmt w:val="bullet"/>
      <w:lvlText w:val=""/>
      <w:lvlJc w:val="left"/>
      <w:pPr>
        <w:ind w:left="2160" w:hanging="360"/>
      </w:pPr>
      <w:rPr>
        <w:rFonts w:hint="default" w:ascii="Wingdings" w:hAnsi="Wingdings"/>
      </w:rPr>
    </w:lvl>
    <w:lvl w:ilvl="3" w:tplc="AF8E72CA">
      <w:start w:val="1"/>
      <w:numFmt w:val="bullet"/>
      <w:lvlText w:val=""/>
      <w:lvlJc w:val="left"/>
      <w:pPr>
        <w:ind w:left="2880" w:hanging="360"/>
      </w:pPr>
      <w:rPr>
        <w:rFonts w:hint="default" w:ascii="Symbol" w:hAnsi="Symbol"/>
      </w:rPr>
    </w:lvl>
    <w:lvl w:ilvl="4" w:tplc="22E656E8">
      <w:start w:val="1"/>
      <w:numFmt w:val="bullet"/>
      <w:lvlText w:val="o"/>
      <w:lvlJc w:val="left"/>
      <w:pPr>
        <w:ind w:left="3600" w:hanging="360"/>
      </w:pPr>
      <w:rPr>
        <w:rFonts w:hint="default" w:ascii="Courier New" w:hAnsi="Courier New"/>
      </w:rPr>
    </w:lvl>
    <w:lvl w:ilvl="5" w:tplc="87764CFA">
      <w:start w:val="1"/>
      <w:numFmt w:val="bullet"/>
      <w:lvlText w:val=""/>
      <w:lvlJc w:val="left"/>
      <w:pPr>
        <w:ind w:left="4320" w:hanging="360"/>
      </w:pPr>
      <w:rPr>
        <w:rFonts w:hint="default" w:ascii="Wingdings" w:hAnsi="Wingdings"/>
      </w:rPr>
    </w:lvl>
    <w:lvl w:ilvl="6" w:tplc="9552176A">
      <w:start w:val="1"/>
      <w:numFmt w:val="bullet"/>
      <w:lvlText w:val=""/>
      <w:lvlJc w:val="left"/>
      <w:pPr>
        <w:ind w:left="5040" w:hanging="360"/>
      </w:pPr>
      <w:rPr>
        <w:rFonts w:hint="default" w:ascii="Symbol" w:hAnsi="Symbol"/>
      </w:rPr>
    </w:lvl>
    <w:lvl w:ilvl="7" w:tplc="82100300">
      <w:start w:val="1"/>
      <w:numFmt w:val="bullet"/>
      <w:lvlText w:val="o"/>
      <w:lvlJc w:val="left"/>
      <w:pPr>
        <w:ind w:left="5760" w:hanging="360"/>
      </w:pPr>
      <w:rPr>
        <w:rFonts w:hint="default" w:ascii="Courier New" w:hAnsi="Courier New"/>
      </w:rPr>
    </w:lvl>
    <w:lvl w:ilvl="8" w:tplc="9A5EA07E">
      <w:start w:val="1"/>
      <w:numFmt w:val="bullet"/>
      <w:lvlText w:val=""/>
      <w:lvlJc w:val="left"/>
      <w:pPr>
        <w:ind w:left="6480" w:hanging="360"/>
      </w:pPr>
      <w:rPr>
        <w:rFonts w:hint="default" w:ascii="Wingdings" w:hAnsi="Wingdings"/>
      </w:rPr>
    </w:lvl>
  </w:abstractNum>
  <w:abstractNum w:abstractNumId="14" w15:restartNumberingAfterBreak="0">
    <w:nsid w:val="3113B1F8"/>
    <w:multiLevelType w:val="hybridMultilevel"/>
    <w:tmpl w:val="19C02E7E"/>
    <w:lvl w:ilvl="0" w:tplc="127A269A">
      <w:start w:val="1"/>
      <w:numFmt w:val="bullet"/>
      <w:lvlText w:val=""/>
      <w:lvlJc w:val="left"/>
      <w:pPr>
        <w:ind w:left="720" w:hanging="360"/>
      </w:pPr>
      <w:rPr>
        <w:rFonts w:hint="default" w:ascii="Symbol" w:hAnsi="Symbol"/>
      </w:rPr>
    </w:lvl>
    <w:lvl w:ilvl="1" w:tplc="32707572">
      <w:start w:val="1"/>
      <w:numFmt w:val="bullet"/>
      <w:lvlText w:val="o"/>
      <w:lvlJc w:val="left"/>
      <w:pPr>
        <w:ind w:left="1440" w:hanging="360"/>
      </w:pPr>
      <w:rPr>
        <w:rFonts w:hint="default" w:ascii="Courier New" w:hAnsi="Courier New"/>
      </w:rPr>
    </w:lvl>
    <w:lvl w:ilvl="2" w:tplc="FAA2B73A">
      <w:start w:val="1"/>
      <w:numFmt w:val="bullet"/>
      <w:lvlText w:val=""/>
      <w:lvlJc w:val="left"/>
      <w:pPr>
        <w:ind w:left="2160" w:hanging="360"/>
      </w:pPr>
      <w:rPr>
        <w:rFonts w:hint="default" w:ascii="Wingdings" w:hAnsi="Wingdings"/>
      </w:rPr>
    </w:lvl>
    <w:lvl w:ilvl="3" w:tplc="DC48397C">
      <w:start w:val="1"/>
      <w:numFmt w:val="bullet"/>
      <w:lvlText w:val=""/>
      <w:lvlJc w:val="left"/>
      <w:pPr>
        <w:ind w:left="2880" w:hanging="360"/>
      </w:pPr>
      <w:rPr>
        <w:rFonts w:hint="default" w:ascii="Symbol" w:hAnsi="Symbol"/>
      </w:rPr>
    </w:lvl>
    <w:lvl w:ilvl="4" w:tplc="D2220630">
      <w:start w:val="1"/>
      <w:numFmt w:val="bullet"/>
      <w:lvlText w:val="o"/>
      <w:lvlJc w:val="left"/>
      <w:pPr>
        <w:ind w:left="3600" w:hanging="360"/>
      </w:pPr>
      <w:rPr>
        <w:rFonts w:hint="default" w:ascii="Courier New" w:hAnsi="Courier New"/>
      </w:rPr>
    </w:lvl>
    <w:lvl w:ilvl="5" w:tplc="BFB042A4">
      <w:start w:val="1"/>
      <w:numFmt w:val="bullet"/>
      <w:lvlText w:val=""/>
      <w:lvlJc w:val="left"/>
      <w:pPr>
        <w:ind w:left="4320" w:hanging="360"/>
      </w:pPr>
      <w:rPr>
        <w:rFonts w:hint="default" w:ascii="Wingdings" w:hAnsi="Wingdings"/>
      </w:rPr>
    </w:lvl>
    <w:lvl w:ilvl="6" w:tplc="0D82A8DA">
      <w:start w:val="1"/>
      <w:numFmt w:val="bullet"/>
      <w:lvlText w:val=""/>
      <w:lvlJc w:val="left"/>
      <w:pPr>
        <w:ind w:left="5040" w:hanging="360"/>
      </w:pPr>
      <w:rPr>
        <w:rFonts w:hint="default" w:ascii="Symbol" w:hAnsi="Symbol"/>
      </w:rPr>
    </w:lvl>
    <w:lvl w:ilvl="7" w:tplc="1D20B568">
      <w:start w:val="1"/>
      <w:numFmt w:val="bullet"/>
      <w:lvlText w:val="o"/>
      <w:lvlJc w:val="left"/>
      <w:pPr>
        <w:ind w:left="5760" w:hanging="360"/>
      </w:pPr>
      <w:rPr>
        <w:rFonts w:hint="default" w:ascii="Courier New" w:hAnsi="Courier New"/>
      </w:rPr>
    </w:lvl>
    <w:lvl w:ilvl="8" w:tplc="EEACD65A">
      <w:start w:val="1"/>
      <w:numFmt w:val="bullet"/>
      <w:lvlText w:val=""/>
      <w:lvlJc w:val="left"/>
      <w:pPr>
        <w:ind w:left="6480" w:hanging="360"/>
      </w:pPr>
      <w:rPr>
        <w:rFonts w:hint="default" w:ascii="Wingdings" w:hAnsi="Wingdings"/>
      </w:rPr>
    </w:lvl>
  </w:abstractNum>
  <w:abstractNum w:abstractNumId="15" w15:restartNumberingAfterBreak="0">
    <w:nsid w:val="33766C3E"/>
    <w:multiLevelType w:val="hybridMultilevel"/>
    <w:tmpl w:val="6014479E"/>
    <w:lvl w:ilvl="0" w:tplc="CABABADE">
      <w:start w:val="1"/>
      <w:numFmt w:val="bullet"/>
      <w:lvlText w:val=""/>
      <w:lvlJc w:val="left"/>
      <w:pPr>
        <w:ind w:left="720" w:hanging="360"/>
      </w:pPr>
      <w:rPr>
        <w:rFonts w:hint="default" w:ascii="Symbol" w:hAnsi="Symbol"/>
      </w:rPr>
    </w:lvl>
    <w:lvl w:ilvl="1" w:tplc="69344C24">
      <w:start w:val="1"/>
      <w:numFmt w:val="bullet"/>
      <w:lvlText w:val="o"/>
      <w:lvlJc w:val="left"/>
      <w:pPr>
        <w:ind w:left="1440" w:hanging="360"/>
      </w:pPr>
      <w:rPr>
        <w:rFonts w:hint="default" w:ascii="Courier New" w:hAnsi="Courier New"/>
      </w:rPr>
    </w:lvl>
    <w:lvl w:ilvl="2" w:tplc="93500DA0">
      <w:start w:val="1"/>
      <w:numFmt w:val="bullet"/>
      <w:lvlText w:val=""/>
      <w:lvlJc w:val="left"/>
      <w:pPr>
        <w:ind w:left="2160" w:hanging="360"/>
      </w:pPr>
      <w:rPr>
        <w:rFonts w:hint="default" w:ascii="Wingdings" w:hAnsi="Wingdings"/>
      </w:rPr>
    </w:lvl>
    <w:lvl w:ilvl="3" w:tplc="343A2688">
      <w:start w:val="1"/>
      <w:numFmt w:val="bullet"/>
      <w:lvlText w:val=""/>
      <w:lvlJc w:val="left"/>
      <w:pPr>
        <w:ind w:left="2880" w:hanging="360"/>
      </w:pPr>
      <w:rPr>
        <w:rFonts w:hint="default" w:ascii="Symbol" w:hAnsi="Symbol"/>
      </w:rPr>
    </w:lvl>
    <w:lvl w:ilvl="4" w:tplc="827AEBF6">
      <w:start w:val="1"/>
      <w:numFmt w:val="bullet"/>
      <w:lvlText w:val="o"/>
      <w:lvlJc w:val="left"/>
      <w:pPr>
        <w:ind w:left="3600" w:hanging="360"/>
      </w:pPr>
      <w:rPr>
        <w:rFonts w:hint="default" w:ascii="Courier New" w:hAnsi="Courier New"/>
      </w:rPr>
    </w:lvl>
    <w:lvl w:ilvl="5" w:tplc="EC44A7A8">
      <w:start w:val="1"/>
      <w:numFmt w:val="bullet"/>
      <w:lvlText w:val=""/>
      <w:lvlJc w:val="left"/>
      <w:pPr>
        <w:ind w:left="4320" w:hanging="360"/>
      </w:pPr>
      <w:rPr>
        <w:rFonts w:hint="default" w:ascii="Wingdings" w:hAnsi="Wingdings"/>
      </w:rPr>
    </w:lvl>
    <w:lvl w:ilvl="6" w:tplc="6CAA33AE">
      <w:start w:val="1"/>
      <w:numFmt w:val="bullet"/>
      <w:lvlText w:val=""/>
      <w:lvlJc w:val="left"/>
      <w:pPr>
        <w:ind w:left="5040" w:hanging="360"/>
      </w:pPr>
      <w:rPr>
        <w:rFonts w:hint="default" w:ascii="Symbol" w:hAnsi="Symbol"/>
      </w:rPr>
    </w:lvl>
    <w:lvl w:ilvl="7" w:tplc="197C2E28">
      <w:start w:val="1"/>
      <w:numFmt w:val="bullet"/>
      <w:lvlText w:val="o"/>
      <w:lvlJc w:val="left"/>
      <w:pPr>
        <w:ind w:left="5760" w:hanging="360"/>
      </w:pPr>
      <w:rPr>
        <w:rFonts w:hint="default" w:ascii="Courier New" w:hAnsi="Courier New"/>
      </w:rPr>
    </w:lvl>
    <w:lvl w:ilvl="8" w:tplc="0C127838">
      <w:start w:val="1"/>
      <w:numFmt w:val="bullet"/>
      <w:lvlText w:val=""/>
      <w:lvlJc w:val="left"/>
      <w:pPr>
        <w:ind w:left="6480" w:hanging="360"/>
      </w:pPr>
      <w:rPr>
        <w:rFonts w:hint="default" w:ascii="Wingdings" w:hAnsi="Wingdings"/>
      </w:rPr>
    </w:lvl>
  </w:abstractNum>
  <w:abstractNum w:abstractNumId="16" w15:restartNumberingAfterBreak="0">
    <w:nsid w:val="3FCA2B19"/>
    <w:multiLevelType w:val="hybridMultilevel"/>
    <w:tmpl w:val="650E2E90"/>
    <w:lvl w:ilvl="0" w:tplc="9AF8C5D2">
      <w:start w:val="1"/>
      <w:numFmt w:val="bullet"/>
      <w:lvlText w:val=""/>
      <w:lvlJc w:val="left"/>
      <w:pPr>
        <w:ind w:left="1080" w:hanging="360"/>
      </w:pPr>
      <w:rPr>
        <w:rFonts w:hint="default" w:ascii="Symbol" w:hAnsi="Symbol"/>
      </w:rPr>
    </w:lvl>
    <w:lvl w:ilvl="1" w:tplc="8A789C0C">
      <w:start w:val="1"/>
      <w:numFmt w:val="bullet"/>
      <w:lvlText w:val="o"/>
      <w:lvlJc w:val="left"/>
      <w:pPr>
        <w:ind w:left="1800" w:hanging="360"/>
      </w:pPr>
      <w:rPr>
        <w:rFonts w:hint="default" w:ascii="Courier New" w:hAnsi="Courier New"/>
      </w:rPr>
    </w:lvl>
    <w:lvl w:ilvl="2" w:tplc="2500F416">
      <w:start w:val="1"/>
      <w:numFmt w:val="bullet"/>
      <w:lvlText w:val=""/>
      <w:lvlJc w:val="left"/>
      <w:pPr>
        <w:ind w:left="2520" w:hanging="360"/>
      </w:pPr>
      <w:rPr>
        <w:rFonts w:hint="default" w:ascii="Wingdings" w:hAnsi="Wingdings"/>
      </w:rPr>
    </w:lvl>
    <w:lvl w:ilvl="3" w:tplc="978EC072">
      <w:start w:val="1"/>
      <w:numFmt w:val="bullet"/>
      <w:lvlText w:val=""/>
      <w:lvlJc w:val="left"/>
      <w:pPr>
        <w:ind w:left="3240" w:hanging="360"/>
      </w:pPr>
      <w:rPr>
        <w:rFonts w:hint="default" w:ascii="Symbol" w:hAnsi="Symbol"/>
      </w:rPr>
    </w:lvl>
    <w:lvl w:ilvl="4" w:tplc="80689BA0">
      <w:start w:val="1"/>
      <w:numFmt w:val="bullet"/>
      <w:lvlText w:val="o"/>
      <w:lvlJc w:val="left"/>
      <w:pPr>
        <w:ind w:left="3960" w:hanging="360"/>
      </w:pPr>
      <w:rPr>
        <w:rFonts w:hint="default" w:ascii="Courier New" w:hAnsi="Courier New"/>
      </w:rPr>
    </w:lvl>
    <w:lvl w:ilvl="5" w:tplc="D3C49A6C">
      <w:start w:val="1"/>
      <w:numFmt w:val="bullet"/>
      <w:lvlText w:val=""/>
      <w:lvlJc w:val="left"/>
      <w:pPr>
        <w:ind w:left="4680" w:hanging="360"/>
      </w:pPr>
      <w:rPr>
        <w:rFonts w:hint="default" w:ascii="Wingdings" w:hAnsi="Wingdings"/>
      </w:rPr>
    </w:lvl>
    <w:lvl w:ilvl="6" w:tplc="9A7AE650">
      <w:start w:val="1"/>
      <w:numFmt w:val="bullet"/>
      <w:lvlText w:val=""/>
      <w:lvlJc w:val="left"/>
      <w:pPr>
        <w:ind w:left="5400" w:hanging="360"/>
      </w:pPr>
      <w:rPr>
        <w:rFonts w:hint="default" w:ascii="Symbol" w:hAnsi="Symbol"/>
      </w:rPr>
    </w:lvl>
    <w:lvl w:ilvl="7" w:tplc="518CB878">
      <w:start w:val="1"/>
      <w:numFmt w:val="bullet"/>
      <w:lvlText w:val="o"/>
      <w:lvlJc w:val="left"/>
      <w:pPr>
        <w:ind w:left="6120" w:hanging="360"/>
      </w:pPr>
      <w:rPr>
        <w:rFonts w:hint="default" w:ascii="Courier New" w:hAnsi="Courier New"/>
      </w:rPr>
    </w:lvl>
    <w:lvl w:ilvl="8" w:tplc="44EC92E4">
      <w:start w:val="1"/>
      <w:numFmt w:val="bullet"/>
      <w:lvlText w:val=""/>
      <w:lvlJc w:val="left"/>
      <w:pPr>
        <w:ind w:left="6840" w:hanging="360"/>
      </w:pPr>
      <w:rPr>
        <w:rFonts w:hint="default" w:ascii="Wingdings" w:hAnsi="Wingdings"/>
      </w:rPr>
    </w:lvl>
  </w:abstractNum>
  <w:abstractNum w:abstractNumId="17" w15:restartNumberingAfterBreak="0">
    <w:nsid w:val="4A1BF11E"/>
    <w:multiLevelType w:val="hybridMultilevel"/>
    <w:tmpl w:val="2E585B6E"/>
    <w:lvl w:ilvl="0" w:tplc="F52651F0">
      <w:start w:val="1"/>
      <w:numFmt w:val="bullet"/>
      <w:lvlText w:val=""/>
      <w:lvlJc w:val="left"/>
      <w:pPr>
        <w:ind w:left="720" w:hanging="360"/>
      </w:pPr>
      <w:rPr>
        <w:rFonts w:hint="default" w:ascii="Symbol" w:hAnsi="Symbol"/>
      </w:rPr>
    </w:lvl>
    <w:lvl w:ilvl="1" w:tplc="BA12D056">
      <w:start w:val="1"/>
      <w:numFmt w:val="bullet"/>
      <w:lvlText w:val="o"/>
      <w:lvlJc w:val="left"/>
      <w:pPr>
        <w:ind w:left="1440" w:hanging="360"/>
      </w:pPr>
      <w:rPr>
        <w:rFonts w:hint="default" w:ascii="Courier New" w:hAnsi="Courier New"/>
      </w:rPr>
    </w:lvl>
    <w:lvl w:ilvl="2" w:tplc="0FD82D1E">
      <w:start w:val="1"/>
      <w:numFmt w:val="bullet"/>
      <w:lvlText w:val=""/>
      <w:lvlJc w:val="left"/>
      <w:pPr>
        <w:ind w:left="2160" w:hanging="360"/>
      </w:pPr>
      <w:rPr>
        <w:rFonts w:hint="default" w:ascii="Wingdings" w:hAnsi="Wingdings"/>
      </w:rPr>
    </w:lvl>
    <w:lvl w:ilvl="3" w:tplc="3142387C">
      <w:start w:val="1"/>
      <w:numFmt w:val="bullet"/>
      <w:lvlText w:val=""/>
      <w:lvlJc w:val="left"/>
      <w:pPr>
        <w:ind w:left="2880" w:hanging="360"/>
      </w:pPr>
      <w:rPr>
        <w:rFonts w:hint="default" w:ascii="Symbol" w:hAnsi="Symbol"/>
      </w:rPr>
    </w:lvl>
    <w:lvl w:ilvl="4" w:tplc="657A98DE">
      <w:start w:val="1"/>
      <w:numFmt w:val="bullet"/>
      <w:lvlText w:val="o"/>
      <w:lvlJc w:val="left"/>
      <w:pPr>
        <w:ind w:left="3600" w:hanging="360"/>
      </w:pPr>
      <w:rPr>
        <w:rFonts w:hint="default" w:ascii="Courier New" w:hAnsi="Courier New"/>
      </w:rPr>
    </w:lvl>
    <w:lvl w:ilvl="5" w:tplc="EF646E22">
      <w:start w:val="1"/>
      <w:numFmt w:val="bullet"/>
      <w:lvlText w:val=""/>
      <w:lvlJc w:val="left"/>
      <w:pPr>
        <w:ind w:left="4320" w:hanging="360"/>
      </w:pPr>
      <w:rPr>
        <w:rFonts w:hint="default" w:ascii="Wingdings" w:hAnsi="Wingdings"/>
      </w:rPr>
    </w:lvl>
    <w:lvl w:ilvl="6" w:tplc="9770532E">
      <w:start w:val="1"/>
      <w:numFmt w:val="bullet"/>
      <w:lvlText w:val=""/>
      <w:lvlJc w:val="left"/>
      <w:pPr>
        <w:ind w:left="5040" w:hanging="360"/>
      </w:pPr>
      <w:rPr>
        <w:rFonts w:hint="default" w:ascii="Symbol" w:hAnsi="Symbol"/>
      </w:rPr>
    </w:lvl>
    <w:lvl w:ilvl="7" w:tplc="83C6B1B4">
      <w:start w:val="1"/>
      <w:numFmt w:val="bullet"/>
      <w:lvlText w:val="o"/>
      <w:lvlJc w:val="left"/>
      <w:pPr>
        <w:ind w:left="5760" w:hanging="360"/>
      </w:pPr>
      <w:rPr>
        <w:rFonts w:hint="default" w:ascii="Courier New" w:hAnsi="Courier New"/>
      </w:rPr>
    </w:lvl>
    <w:lvl w:ilvl="8" w:tplc="C9EE4F1A">
      <w:start w:val="1"/>
      <w:numFmt w:val="bullet"/>
      <w:lvlText w:val=""/>
      <w:lvlJc w:val="left"/>
      <w:pPr>
        <w:ind w:left="6480" w:hanging="360"/>
      </w:pPr>
      <w:rPr>
        <w:rFonts w:hint="default" w:ascii="Wingdings" w:hAnsi="Wingdings"/>
      </w:rPr>
    </w:lvl>
  </w:abstractNum>
  <w:abstractNum w:abstractNumId="18" w15:restartNumberingAfterBreak="0">
    <w:nsid w:val="59346865"/>
    <w:multiLevelType w:val="hybridMultilevel"/>
    <w:tmpl w:val="DEE45D4E"/>
    <w:lvl w:ilvl="0" w:tplc="028865D6">
      <w:start w:val="1"/>
      <w:numFmt w:val="bullet"/>
      <w:lvlText w:val=""/>
      <w:lvlJc w:val="left"/>
      <w:pPr>
        <w:ind w:left="720" w:hanging="360"/>
      </w:pPr>
      <w:rPr>
        <w:rFonts w:hint="default" w:ascii="Symbol" w:hAnsi="Symbol"/>
      </w:rPr>
    </w:lvl>
    <w:lvl w:ilvl="1" w:tplc="1CDA2B10">
      <w:start w:val="1"/>
      <w:numFmt w:val="bullet"/>
      <w:lvlText w:val="o"/>
      <w:lvlJc w:val="left"/>
      <w:pPr>
        <w:ind w:left="1440" w:hanging="360"/>
      </w:pPr>
      <w:rPr>
        <w:rFonts w:hint="default" w:ascii="Courier New" w:hAnsi="Courier New"/>
      </w:rPr>
    </w:lvl>
    <w:lvl w:ilvl="2" w:tplc="6AEA2382">
      <w:start w:val="1"/>
      <w:numFmt w:val="bullet"/>
      <w:lvlText w:val=""/>
      <w:lvlJc w:val="left"/>
      <w:pPr>
        <w:ind w:left="2160" w:hanging="360"/>
      </w:pPr>
      <w:rPr>
        <w:rFonts w:hint="default" w:ascii="Wingdings" w:hAnsi="Wingdings"/>
      </w:rPr>
    </w:lvl>
    <w:lvl w:ilvl="3" w:tplc="9864B564">
      <w:start w:val="1"/>
      <w:numFmt w:val="bullet"/>
      <w:lvlText w:val=""/>
      <w:lvlJc w:val="left"/>
      <w:pPr>
        <w:ind w:left="2880" w:hanging="360"/>
      </w:pPr>
      <w:rPr>
        <w:rFonts w:hint="default" w:ascii="Symbol" w:hAnsi="Symbol"/>
      </w:rPr>
    </w:lvl>
    <w:lvl w:ilvl="4" w:tplc="3E7C7774">
      <w:start w:val="1"/>
      <w:numFmt w:val="bullet"/>
      <w:lvlText w:val="o"/>
      <w:lvlJc w:val="left"/>
      <w:pPr>
        <w:ind w:left="3600" w:hanging="360"/>
      </w:pPr>
      <w:rPr>
        <w:rFonts w:hint="default" w:ascii="Courier New" w:hAnsi="Courier New"/>
      </w:rPr>
    </w:lvl>
    <w:lvl w:ilvl="5" w:tplc="324C1D6E">
      <w:start w:val="1"/>
      <w:numFmt w:val="bullet"/>
      <w:lvlText w:val=""/>
      <w:lvlJc w:val="left"/>
      <w:pPr>
        <w:ind w:left="4320" w:hanging="360"/>
      </w:pPr>
      <w:rPr>
        <w:rFonts w:hint="default" w:ascii="Wingdings" w:hAnsi="Wingdings"/>
      </w:rPr>
    </w:lvl>
    <w:lvl w:ilvl="6" w:tplc="50E4ADA6">
      <w:start w:val="1"/>
      <w:numFmt w:val="bullet"/>
      <w:lvlText w:val=""/>
      <w:lvlJc w:val="left"/>
      <w:pPr>
        <w:ind w:left="5040" w:hanging="360"/>
      </w:pPr>
      <w:rPr>
        <w:rFonts w:hint="default" w:ascii="Symbol" w:hAnsi="Symbol"/>
      </w:rPr>
    </w:lvl>
    <w:lvl w:ilvl="7" w:tplc="5DF4B186">
      <w:start w:val="1"/>
      <w:numFmt w:val="bullet"/>
      <w:lvlText w:val="o"/>
      <w:lvlJc w:val="left"/>
      <w:pPr>
        <w:ind w:left="5760" w:hanging="360"/>
      </w:pPr>
      <w:rPr>
        <w:rFonts w:hint="default" w:ascii="Courier New" w:hAnsi="Courier New"/>
      </w:rPr>
    </w:lvl>
    <w:lvl w:ilvl="8" w:tplc="02BC42FE">
      <w:start w:val="1"/>
      <w:numFmt w:val="bullet"/>
      <w:lvlText w:val=""/>
      <w:lvlJc w:val="left"/>
      <w:pPr>
        <w:ind w:left="6480" w:hanging="360"/>
      </w:pPr>
      <w:rPr>
        <w:rFonts w:hint="default" w:ascii="Wingdings" w:hAnsi="Wingdings"/>
      </w:rPr>
    </w:lvl>
  </w:abstractNum>
  <w:abstractNum w:abstractNumId="19" w15:restartNumberingAfterBreak="0">
    <w:nsid w:val="629DBE45"/>
    <w:multiLevelType w:val="hybridMultilevel"/>
    <w:tmpl w:val="C2D85ACC"/>
    <w:lvl w:ilvl="0" w:tplc="CFCAF3A0">
      <w:start w:val="1"/>
      <w:numFmt w:val="decimal"/>
      <w:lvlText w:val="%1."/>
      <w:lvlJc w:val="left"/>
      <w:pPr>
        <w:ind w:left="720" w:hanging="360"/>
      </w:pPr>
    </w:lvl>
    <w:lvl w:ilvl="1" w:tplc="076E7B3A">
      <w:start w:val="1"/>
      <w:numFmt w:val="lowerLetter"/>
      <w:lvlText w:val="%2."/>
      <w:lvlJc w:val="left"/>
      <w:pPr>
        <w:ind w:left="1440" w:hanging="360"/>
      </w:pPr>
    </w:lvl>
    <w:lvl w:ilvl="2" w:tplc="DCA07EAA">
      <w:start w:val="1"/>
      <w:numFmt w:val="lowerRoman"/>
      <w:lvlText w:val="%3."/>
      <w:lvlJc w:val="right"/>
      <w:pPr>
        <w:ind w:left="2160" w:hanging="180"/>
      </w:pPr>
    </w:lvl>
    <w:lvl w:ilvl="3" w:tplc="C26400DC">
      <w:start w:val="1"/>
      <w:numFmt w:val="decimal"/>
      <w:lvlText w:val="%4."/>
      <w:lvlJc w:val="left"/>
      <w:pPr>
        <w:ind w:left="2880" w:hanging="360"/>
      </w:pPr>
    </w:lvl>
    <w:lvl w:ilvl="4" w:tplc="36BAD702">
      <w:start w:val="1"/>
      <w:numFmt w:val="lowerLetter"/>
      <w:lvlText w:val="%5."/>
      <w:lvlJc w:val="left"/>
      <w:pPr>
        <w:ind w:left="3600" w:hanging="360"/>
      </w:pPr>
    </w:lvl>
    <w:lvl w:ilvl="5" w:tplc="EF124410">
      <w:start w:val="1"/>
      <w:numFmt w:val="lowerRoman"/>
      <w:lvlText w:val="%6."/>
      <w:lvlJc w:val="right"/>
      <w:pPr>
        <w:ind w:left="4320" w:hanging="180"/>
      </w:pPr>
    </w:lvl>
    <w:lvl w:ilvl="6" w:tplc="9B360372">
      <w:start w:val="1"/>
      <w:numFmt w:val="decimal"/>
      <w:lvlText w:val="%7."/>
      <w:lvlJc w:val="left"/>
      <w:pPr>
        <w:ind w:left="5040" w:hanging="360"/>
      </w:pPr>
    </w:lvl>
    <w:lvl w:ilvl="7" w:tplc="81E6BE02">
      <w:start w:val="1"/>
      <w:numFmt w:val="lowerLetter"/>
      <w:lvlText w:val="%8."/>
      <w:lvlJc w:val="left"/>
      <w:pPr>
        <w:ind w:left="5760" w:hanging="360"/>
      </w:pPr>
    </w:lvl>
    <w:lvl w:ilvl="8" w:tplc="DFDA4FEA">
      <w:start w:val="1"/>
      <w:numFmt w:val="lowerRoman"/>
      <w:lvlText w:val="%9."/>
      <w:lvlJc w:val="right"/>
      <w:pPr>
        <w:ind w:left="6480" w:hanging="180"/>
      </w:pPr>
    </w:lvl>
  </w:abstractNum>
  <w:abstractNum w:abstractNumId="20" w15:restartNumberingAfterBreak="0">
    <w:nsid w:val="651228BE"/>
    <w:multiLevelType w:val="hybridMultilevel"/>
    <w:tmpl w:val="50183658"/>
    <w:lvl w:ilvl="0" w:tplc="422E4F82">
      <w:start w:val="1"/>
      <w:numFmt w:val="bullet"/>
      <w:lvlText w:val=""/>
      <w:lvlJc w:val="left"/>
      <w:pPr>
        <w:ind w:left="720" w:hanging="360"/>
      </w:pPr>
      <w:rPr>
        <w:rFonts w:hint="default" w:ascii="Symbol" w:hAnsi="Symbol"/>
      </w:rPr>
    </w:lvl>
    <w:lvl w:ilvl="1" w:tplc="94A27A5C">
      <w:start w:val="1"/>
      <w:numFmt w:val="bullet"/>
      <w:lvlText w:val="o"/>
      <w:lvlJc w:val="left"/>
      <w:pPr>
        <w:ind w:left="1440" w:hanging="360"/>
      </w:pPr>
      <w:rPr>
        <w:rFonts w:hint="default" w:ascii="Courier New" w:hAnsi="Courier New"/>
      </w:rPr>
    </w:lvl>
    <w:lvl w:ilvl="2" w:tplc="B0D44980">
      <w:start w:val="1"/>
      <w:numFmt w:val="bullet"/>
      <w:lvlText w:val=""/>
      <w:lvlJc w:val="left"/>
      <w:pPr>
        <w:ind w:left="2160" w:hanging="360"/>
      </w:pPr>
      <w:rPr>
        <w:rFonts w:hint="default" w:ascii="Wingdings" w:hAnsi="Wingdings"/>
      </w:rPr>
    </w:lvl>
    <w:lvl w:ilvl="3" w:tplc="158AD1F2">
      <w:start w:val="1"/>
      <w:numFmt w:val="bullet"/>
      <w:lvlText w:val=""/>
      <w:lvlJc w:val="left"/>
      <w:pPr>
        <w:ind w:left="2880" w:hanging="360"/>
      </w:pPr>
      <w:rPr>
        <w:rFonts w:hint="default" w:ascii="Symbol" w:hAnsi="Symbol"/>
      </w:rPr>
    </w:lvl>
    <w:lvl w:ilvl="4" w:tplc="BE6E02BC">
      <w:start w:val="1"/>
      <w:numFmt w:val="bullet"/>
      <w:lvlText w:val="o"/>
      <w:lvlJc w:val="left"/>
      <w:pPr>
        <w:ind w:left="3600" w:hanging="360"/>
      </w:pPr>
      <w:rPr>
        <w:rFonts w:hint="default" w:ascii="Courier New" w:hAnsi="Courier New"/>
      </w:rPr>
    </w:lvl>
    <w:lvl w:ilvl="5" w:tplc="57943F90">
      <w:start w:val="1"/>
      <w:numFmt w:val="bullet"/>
      <w:lvlText w:val=""/>
      <w:lvlJc w:val="left"/>
      <w:pPr>
        <w:ind w:left="4320" w:hanging="360"/>
      </w:pPr>
      <w:rPr>
        <w:rFonts w:hint="default" w:ascii="Wingdings" w:hAnsi="Wingdings"/>
      </w:rPr>
    </w:lvl>
    <w:lvl w:ilvl="6" w:tplc="D33AEB5E">
      <w:start w:val="1"/>
      <w:numFmt w:val="bullet"/>
      <w:lvlText w:val=""/>
      <w:lvlJc w:val="left"/>
      <w:pPr>
        <w:ind w:left="5040" w:hanging="360"/>
      </w:pPr>
      <w:rPr>
        <w:rFonts w:hint="default" w:ascii="Symbol" w:hAnsi="Symbol"/>
      </w:rPr>
    </w:lvl>
    <w:lvl w:ilvl="7" w:tplc="1F3480E0">
      <w:start w:val="1"/>
      <w:numFmt w:val="bullet"/>
      <w:lvlText w:val="o"/>
      <w:lvlJc w:val="left"/>
      <w:pPr>
        <w:ind w:left="5760" w:hanging="360"/>
      </w:pPr>
      <w:rPr>
        <w:rFonts w:hint="default" w:ascii="Courier New" w:hAnsi="Courier New"/>
      </w:rPr>
    </w:lvl>
    <w:lvl w:ilvl="8" w:tplc="790EA924">
      <w:start w:val="1"/>
      <w:numFmt w:val="bullet"/>
      <w:lvlText w:val=""/>
      <w:lvlJc w:val="left"/>
      <w:pPr>
        <w:ind w:left="6480" w:hanging="360"/>
      </w:pPr>
      <w:rPr>
        <w:rFonts w:hint="default" w:ascii="Wingdings" w:hAnsi="Wingdings"/>
      </w:rPr>
    </w:lvl>
  </w:abstractNum>
  <w:abstractNum w:abstractNumId="21" w15:restartNumberingAfterBreak="0">
    <w:nsid w:val="65686C20"/>
    <w:multiLevelType w:val="hybridMultilevel"/>
    <w:tmpl w:val="134EFB6A"/>
    <w:lvl w:ilvl="0" w:tplc="C890C724">
      <w:start w:val="1"/>
      <w:numFmt w:val="bullet"/>
      <w:lvlText w:val=""/>
      <w:lvlJc w:val="left"/>
      <w:pPr>
        <w:ind w:left="720" w:hanging="360"/>
      </w:pPr>
      <w:rPr>
        <w:rFonts w:hint="default" w:ascii="Symbol" w:hAnsi="Symbol"/>
      </w:rPr>
    </w:lvl>
    <w:lvl w:ilvl="1" w:tplc="53C2CDD4">
      <w:start w:val="1"/>
      <w:numFmt w:val="bullet"/>
      <w:lvlText w:val="o"/>
      <w:lvlJc w:val="left"/>
      <w:pPr>
        <w:ind w:left="1440" w:hanging="360"/>
      </w:pPr>
      <w:rPr>
        <w:rFonts w:hint="default" w:ascii="Courier New" w:hAnsi="Courier New"/>
      </w:rPr>
    </w:lvl>
    <w:lvl w:ilvl="2" w:tplc="B20CFDF0">
      <w:start w:val="1"/>
      <w:numFmt w:val="bullet"/>
      <w:lvlText w:val=""/>
      <w:lvlJc w:val="left"/>
      <w:pPr>
        <w:ind w:left="2160" w:hanging="360"/>
      </w:pPr>
      <w:rPr>
        <w:rFonts w:hint="default" w:ascii="Wingdings" w:hAnsi="Wingdings"/>
      </w:rPr>
    </w:lvl>
    <w:lvl w:ilvl="3" w:tplc="97F06B56">
      <w:start w:val="1"/>
      <w:numFmt w:val="bullet"/>
      <w:lvlText w:val=""/>
      <w:lvlJc w:val="left"/>
      <w:pPr>
        <w:ind w:left="2880" w:hanging="360"/>
      </w:pPr>
      <w:rPr>
        <w:rFonts w:hint="default" w:ascii="Symbol" w:hAnsi="Symbol"/>
      </w:rPr>
    </w:lvl>
    <w:lvl w:ilvl="4" w:tplc="4E1C0C20">
      <w:start w:val="1"/>
      <w:numFmt w:val="bullet"/>
      <w:lvlText w:val="o"/>
      <w:lvlJc w:val="left"/>
      <w:pPr>
        <w:ind w:left="3600" w:hanging="360"/>
      </w:pPr>
      <w:rPr>
        <w:rFonts w:hint="default" w:ascii="Courier New" w:hAnsi="Courier New"/>
      </w:rPr>
    </w:lvl>
    <w:lvl w:ilvl="5" w:tplc="AB324C3A">
      <w:start w:val="1"/>
      <w:numFmt w:val="bullet"/>
      <w:lvlText w:val=""/>
      <w:lvlJc w:val="left"/>
      <w:pPr>
        <w:ind w:left="4320" w:hanging="360"/>
      </w:pPr>
      <w:rPr>
        <w:rFonts w:hint="default" w:ascii="Wingdings" w:hAnsi="Wingdings"/>
      </w:rPr>
    </w:lvl>
    <w:lvl w:ilvl="6" w:tplc="C052BE9A">
      <w:start w:val="1"/>
      <w:numFmt w:val="bullet"/>
      <w:lvlText w:val=""/>
      <w:lvlJc w:val="left"/>
      <w:pPr>
        <w:ind w:left="5040" w:hanging="360"/>
      </w:pPr>
      <w:rPr>
        <w:rFonts w:hint="default" w:ascii="Symbol" w:hAnsi="Symbol"/>
      </w:rPr>
    </w:lvl>
    <w:lvl w:ilvl="7" w:tplc="9E74327C">
      <w:start w:val="1"/>
      <w:numFmt w:val="bullet"/>
      <w:lvlText w:val="o"/>
      <w:lvlJc w:val="left"/>
      <w:pPr>
        <w:ind w:left="5760" w:hanging="360"/>
      </w:pPr>
      <w:rPr>
        <w:rFonts w:hint="default" w:ascii="Courier New" w:hAnsi="Courier New"/>
      </w:rPr>
    </w:lvl>
    <w:lvl w:ilvl="8" w:tplc="2CA8B614">
      <w:start w:val="1"/>
      <w:numFmt w:val="bullet"/>
      <w:lvlText w:val=""/>
      <w:lvlJc w:val="left"/>
      <w:pPr>
        <w:ind w:left="6480" w:hanging="360"/>
      </w:pPr>
      <w:rPr>
        <w:rFonts w:hint="default" w:ascii="Wingdings" w:hAnsi="Wingdings"/>
      </w:rPr>
    </w:lvl>
  </w:abstractNum>
  <w:abstractNum w:abstractNumId="22" w15:restartNumberingAfterBreak="0">
    <w:nsid w:val="659A3855"/>
    <w:multiLevelType w:val="hybridMultilevel"/>
    <w:tmpl w:val="2F3EE3FA"/>
    <w:lvl w:ilvl="0" w:tplc="9028E99A">
      <w:start w:val="1"/>
      <w:numFmt w:val="bullet"/>
      <w:lvlText w:val=""/>
      <w:lvlJc w:val="left"/>
      <w:pPr>
        <w:ind w:left="720" w:hanging="360"/>
      </w:pPr>
      <w:rPr>
        <w:rFonts w:hint="default" w:ascii="Symbol" w:hAnsi="Symbol"/>
      </w:rPr>
    </w:lvl>
    <w:lvl w:ilvl="1" w:tplc="3DE84F86">
      <w:start w:val="1"/>
      <w:numFmt w:val="bullet"/>
      <w:lvlText w:val="o"/>
      <w:lvlJc w:val="left"/>
      <w:pPr>
        <w:ind w:left="1440" w:hanging="360"/>
      </w:pPr>
      <w:rPr>
        <w:rFonts w:hint="default" w:ascii="Courier New" w:hAnsi="Courier New"/>
      </w:rPr>
    </w:lvl>
    <w:lvl w:ilvl="2" w:tplc="27E02F44">
      <w:start w:val="1"/>
      <w:numFmt w:val="bullet"/>
      <w:lvlText w:val=""/>
      <w:lvlJc w:val="left"/>
      <w:pPr>
        <w:ind w:left="2160" w:hanging="360"/>
      </w:pPr>
      <w:rPr>
        <w:rFonts w:hint="default" w:ascii="Wingdings" w:hAnsi="Wingdings"/>
      </w:rPr>
    </w:lvl>
    <w:lvl w:ilvl="3" w:tplc="89BA2A14">
      <w:start w:val="1"/>
      <w:numFmt w:val="bullet"/>
      <w:lvlText w:val=""/>
      <w:lvlJc w:val="left"/>
      <w:pPr>
        <w:ind w:left="2880" w:hanging="360"/>
      </w:pPr>
      <w:rPr>
        <w:rFonts w:hint="default" w:ascii="Symbol" w:hAnsi="Symbol"/>
      </w:rPr>
    </w:lvl>
    <w:lvl w:ilvl="4" w:tplc="A72A7AB2">
      <w:start w:val="1"/>
      <w:numFmt w:val="bullet"/>
      <w:lvlText w:val="o"/>
      <w:lvlJc w:val="left"/>
      <w:pPr>
        <w:ind w:left="3600" w:hanging="360"/>
      </w:pPr>
      <w:rPr>
        <w:rFonts w:hint="default" w:ascii="Courier New" w:hAnsi="Courier New"/>
      </w:rPr>
    </w:lvl>
    <w:lvl w:ilvl="5" w:tplc="9B464F62">
      <w:start w:val="1"/>
      <w:numFmt w:val="bullet"/>
      <w:lvlText w:val=""/>
      <w:lvlJc w:val="left"/>
      <w:pPr>
        <w:ind w:left="4320" w:hanging="360"/>
      </w:pPr>
      <w:rPr>
        <w:rFonts w:hint="default" w:ascii="Wingdings" w:hAnsi="Wingdings"/>
      </w:rPr>
    </w:lvl>
    <w:lvl w:ilvl="6" w:tplc="E3747426">
      <w:start w:val="1"/>
      <w:numFmt w:val="bullet"/>
      <w:lvlText w:val=""/>
      <w:lvlJc w:val="left"/>
      <w:pPr>
        <w:ind w:left="5040" w:hanging="360"/>
      </w:pPr>
      <w:rPr>
        <w:rFonts w:hint="default" w:ascii="Symbol" w:hAnsi="Symbol"/>
      </w:rPr>
    </w:lvl>
    <w:lvl w:ilvl="7" w:tplc="3D5E8BE0">
      <w:start w:val="1"/>
      <w:numFmt w:val="bullet"/>
      <w:lvlText w:val="o"/>
      <w:lvlJc w:val="left"/>
      <w:pPr>
        <w:ind w:left="5760" w:hanging="360"/>
      </w:pPr>
      <w:rPr>
        <w:rFonts w:hint="default" w:ascii="Courier New" w:hAnsi="Courier New"/>
      </w:rPr>
    </w:lvl>
    <w:lvl w:ilvl="8" w:tplc="99223B5E">
      <w:start w:val="1"/>
      <w:numFmt w:val="bullet"/>
      <w:lvlText w:val=""/>
      <w:lvlJc w:val="left"/>
      <w:pPr>
        <w:ind w:left="6480" w:hanging="360"/>
      </w:pPr>
      <w:rPr>
        <w:rFonts w:hint="default" w:ascii="Wingdings" w:hAnsi="Wingdings"/>
      </w:rPr>
    </w:lvl>
  </w:abstractNum>
  <w:abstractNum w:abstractNumId="23" w15:restartNumberingAfterBreak="0">
    <w:nsid w:val="75416437"/>
    <w:multiLevelType w:val="hybridMultilevel"/>
    <w:tmpl w:val="185CFB64"/>
    <w:lvl w:ilvl="0" w:tplc="BBDEAB7E">
      <w:start w:val="1"/>
      <w:numFmt w:val="bullet"/>
      <w:lvlText w:val=""/>
      <w:lvlJc w:val="left"/>
      <w:pPr>
        <w:ind w:left="720" w:hanging="360"/>
      </w:pPr>
      <w:rPr>
        <w:rFonts w:hint="default" w:ascii="Symbol" w:hAnsi="Symbol"/>
      </w:rPr>
    </w:lvl>
    <w:lvl w:ilvl="1" w:tplc="B48264CE">
      <w:start w:val="1"/>
      <w:numFmt w:val="bullet"/>
      <w:lvlText w:val="o"/>
      <w:lvlJc w:val="left"/>
      <w:pPr>
        <w:ind w:left="1440" w:hanging="360"/>
      </w:pPr>
      <w:rPr>
        <w:rFonts w:hint="default" w:ascii="Courier New" w:hAnsi="Courier New"/>
      </w:rPr>
    </w:lvl>
    <w:lvl w:ilvl="2" w:tplc="C6787C66">
      <w:start w:val="1"/>
      <w:numFmt w:val="bullet"/>
      <w:lvlText w:val=""/>
      <w:lvlJc w:val="left"/>
      <w:pPr>
        <w:ind w:left="2160" w:hanging="360"/>
      </w:pPr>
      <w:rPr>
        <w:rFonts w:hint="default" w:ascii="Wingdings" w:hAnsi="Wingdings"/>
      </w:rPr>
    </w:lvl>
    <w:lvl w:ilvl="3" w:tplc="C77C9086">
      <w:start w:val="1"/>
      <w:numFmt w:val="bullet"/>
      <w:lvlText w:val=""/>
      <w:lvlJc w:val="left"/>
      <w:pPr>
        <w:ind w:left="2880" w:hanging="360"/>
      </w:pPr>
      <w:rPr>
        <w:rFonts w:hint="default" w:ascii="Symbol" w:hAnsi="Symbol"/>
      </w:rPr>
    </w:lvl>
    <w:lvl w:ilvl="4" w:tplc="0248BDA0">
      <w:start w:val="1"/>
      <w:numFmt w:val="bullet"/>
      <w:lvlText w:val="o"/>
      <w:lvlJc w:val="left"/>
      <w:pPr>
        <w:ind w:left="3600" w:hanging="360"/>
      </w:pPr>
      <w:rPr>
        <w:rFonts w:hint="default" w:ascii="Courier New" w:hAnsi="Courier New"/>
      </w:rPr>
    </w:lvl>
    <w:lvl w:ilvl="5" w:tplc="20468260">
      <w:start w:val="1"/>
      <w:numFmt w:val="bullet"/>
      <w:lvlText w:val=""/>
      <w:lvlJc w:val="left"/>
      <w:pPr>
        <w:ind w:left="4320" w:hanging="360"/>
      </w:pPr>
      <w:rPr>
        <w:rFonts w:hint="default" w:ascii="Wingdings" w:hAnsi="Wingdings"/>
      </w:rPr>
    </w:lvl>
    <w:lvl w:ilvl="6" w:tplc="FB6E6812">
      <w:start w:val="1"/>
      <w:numFmt w:val="bullet"/>
      <w:lvlText w:val=""/>
      <w:lvlJc w:val="left"/>
      <w:pPr>
        <w:ind w:left="5040" w:hanging="360"/>
      </w:pPr>
      <w:rPr>
        <w:rFonts w:hint="default" w:ascii="Symbol" w:hAnsi="Symbol"/>
      </w:rPr>
    </w:lvl>
    <w:lvl w:ilvl="7" w:tplc="E05A850E">
      <w:start w:val="1"/>
      <w:numFmt w:val="bullet"/>
      <w:lvlText w:val="o"/>
      <w:lvlJc w:val="left"/>
      <w:pPr>
        <w:ind w:left="5760" w:hanging="360"/>
      </w:pPr>
      <w:rPr>
        <w:rFonts w:hint="default" w:ascii="Courier New" w:hAnsi="Courier New"/>
      </w:rPr>
    </w:lvl>
    <w:lvl w:ilvl="8" w:tplc="0AC2F6D0">
      <w:start w:val="1"/>
      <w:numFmt w:val="bullet"/>
      <w:lvlText w:val=""/>
      <w:lvlJc w:val="left"/>
      <w:pPr>
        <w:ind w:left="6480" w:hanging="360"/>
      </w:pPr>
      <w:rPr>
        <w:rFonts w:hint="default" w:ascii="Wingdings" w:hAnsi="Wingdings"/>
      </w:rPr>
    </w:lvl>
  </w:abstractNum>
  <w:abstractNum w:abstractNumId="24" w15:restartNumberingAfterBreak="0">
    <w:nsid w:val="773F0770"/>
    <w:multiLevelType w:val="hybridMultilevel"/>
    <w:tmpl w:val="D8DAC828"/>
    <w:lvl w:ilvl="0" w:tplc="4506680A">
      <w:start w:val="1"/>
      <w:numFmt w:val="bullet"/>
      <w:lvlText w:val=""/>
      <w:lvlJc w:val="left"/>
      <w:pPr>
        <w:ind w:left="720" w:hanging="360"/>
      </w:pPr>
      <w:rPr>
        <w:rFonts w:hint="default" w:ascii="Symbol" w:hAnsi="Symbol"/>
      </w:rPr>
    </w:lvl>
    <w:lvl w:ilvl="1" w:tplc="CDA27AA4">
      <w:start w:val="1"/>
      <w:numFmt w:val="bullet"/>
      <w:lvlText w:val="o"/>
      <w:lvlJc w:val="left"/>
      <w:pPr>
        <w:ind w:left="1440" w:hanging="360"/>
      </w:pPr>
      <w:rPr>
        <w:rFonts w:hint="default" w:ascii="Courier New" w:hAnsi="Courier New"/>
      </w:rPr>
    </w:lvl>
    <w:lvl w:ilvl="2" w:tplc="71E4CD5C">
      <w:start w:val="1"/>
      <w:numFmt w:val="bullet"/>
      <w:lvlText w:val=""/>
      <w:lvlJc w:val="left"/>
      <w:pPr>
        <w:ind w:left="2160" w:hanging="360"/>
      </w:pPr>
      <w:rPr>
        <w:rFonts w:hint="default" w:ascii="Wingdings" w:hAnsi="Wingdings"/>
      </w:rPr>
    </w:lvl>
    <w:lvl w:ilvl="3" w:tplc="CD8040D4">
      <w:start w:val="1"/>
      <w:numFmt w:val="bullet"/>
      <w:lvlText w:val=""/>
      <w:lvlJc w:val="left"/>
      <w:pPr>
        <w:ind w:left="2880" w:hanging="360"/>
      </w:pPr>
      <w:rPr>
        <w:rFonts w:hint="default" w:ascii="Symbol" w:hAnsi="Symbol"/>
      </w:rPr>
    </w:lvl>
    <w:lvl w:ilvl="4" w:tplc="5FE8E0A0">
      <w:start w:val="1"/>
      <w:numFmt w:val="bullet"/>
      <w:lvlText w:val="o"/>
      <w:lvlJc w:val="left"/>
      <w:pPr>
        <w:ind w:left="3600" w:hanging="360"/>
      </w:pPr>
      <w:rPr>
        <w:rFonts w:hint="default" w:ascii="Courier New" w:hAnsi="Courier New"/>
      </w:rPr>
    </w:lvl>
    <w:lvl w:ilvl="5" w:tplc="E9DAF1EE">
      <w:start w:val="1"/>
      <w:numFmt w:val="bullet"/>
      <w:lvlText w:val=""/>
      <w:lvlJc w:val="left"/>
      <w:pPr>
        <w:ind w:left="4320" w:hanging="360"/>
      </w:pPr>
      <w:rPr>
        <w:rFonts w:hint="default" w:ascii="Wingdings" w:hAnsi="Wingdings"/>
      </w:rPr>
    </w:lvl>
    <w:lvl w:ilvl="6" w:tplc="F97467AA">
      <w:start w:val="1"/>
      <w:numFmt w:val="bullet"/>
      <w:lvlText w:val=""/>
      <w:lvlJc w:val="left"/>
      <w:pPr>
        <w:ind w:left="5040" w:hanging="360"/>
      </w:pPr>
      <w:rPr>
        <w:rFonts w:hint="default" w:ascii="Symbol" w:hAnsi="Symbol"/>
      </w:rPr>
    </w:lvl>
    <w:lvl w:ilvl="7" w:tplc="739C933A">
      <w:start w:val="1"/>
      <w:numFmt w:val="bullet"/>
      <w:lvlText w:val="o"/>
      <w:lvlJc w:val="left"/>
      <w:pPr>
        <w:ind w:left="5760" w:hanging="360"/>
      </w:pPr>
      <w:rPr>
        <w:rFonts w:hint="default" w:ascii="Courier New" w:hAnsi="Courier New"/>
      </w:rPr>
    </w:lvl>
    <w:lvl w:ilvl="8" w:tplc="B602E540">
      <w:start w:val="1"/>
      <w:numFmt w:val="bullet"/>
      <w:lvlText w:val=""/>
      <w:lvlJc w:val="left"/>
      <w:pPr>
        <w:ind w:left="6480" w:hanging="360"/>
      </w:pPr>
      <w:rPr>
        <w:rFonts w:hint="default" w:ascii="Wingdings" w:hAnsi="Wingdings"/>
      </w:rPr>
    </w:lvl>
  </w:abstractNum>
  <w:abstractNum w:abstractNumId="25" w15:restartNumberingAfterBreak="0">
    <w:nsid w:val="77D5A2AB"/>
    <w:multiLevelType w:val="hybridMultilevel"/>
    <w:tmpl w:val="9C62D618"/>
    <w:lvl w:ilvl="0" w:tplc="F1667E40">
      <w:start w:val="1"/>
      <w:numFmt w:val="bullet"/>
      <w:lvlText w:val=""/>
      <w:lvlJc w:val="left"/>
      <w:pPr>
        <w:ind w:left="720" w:hanging="360"/>
      </w:pPr>
      <w:rPr>
        <w:rFonts w:hint="default" w:ascii="Symbol" w:hAnsi="Symbol"/>
      </w:rPr>
    </w:lvl>
    <w:lvl w:ilvl="1" w:tplc="C9AC4AE4">
      <w:start w:val="1"/>
      <w:numFmt w:val="bullet"/>
      <w:lvlText w:val="o"/>
      <w:lvlJc w:val="left"/>
      <w:pPr>
        <w:ind w:left="1440" w:hanging="360"/>
      </w:pPr>
      <w:rPr>
        <w:rFonts w:hint="default" w:ascii="Courier New" w:hAnsi="Courier New"/>
      </w:rPr>
    </w:lvl>
    <w:lvl w:ilvl="2" w:tplc="725EE89E">
      <w:start w:val="1"/>
      <w:numFmt w:val="bullet"/>
      <w:lvlText w:val=""/>
      <w:lvlJc w:val="left"/>
      <w:pPr>
        <w:ind w:left="2160" w:hanging="360"/>
      </w:pPr>
      <w:rPr>
        <w:rFonts w:hint="default" w:ascii="Wingdings" w:hAnsi="Wingdings"/>
      </w:rPr>
    </w:lvl>
    <w:lvl w:ilvl="3" w:tplc="9D822822">
      <w:start w:val="1"/>
      <w:numFmt w:val="bullet"/>
      <w:lvlText w:val=""/>
      <w:lvlJc w:val="left"/>
      <w:pPr>
        <w:ind w:left="2880" w:hanging="360"/>
      </w:pPr>
      <w:rPr>
        <w:rFonts w:hint="default" w:ascii="Symbol" w:hAnsi="Symbol"/>
      </w:rPr>
    </w:lvl>
    <w:lvl w:ilvl="4" w:tplc="0BA61966">
      <w:start w:val="1"/>
      <w:numFmt w:val="bullet"/>
      <w:lvlText w:val="o"/>
      <w:lvlJc w:val="left"/>
      <w:pPr>
        <w:ind w:left="3600" w:hanging="360"/>
      </w:pPr>
      <w:rPr>
        <w:rFonts w:hint="default" w:ascii="Courier New" w:hAnsi="Courier New"/>
      </w:rPr>
    </w:lvl>
    <w:lvl w:ilvl="5" w:tplc="AEB02E6A">
      <w:start w:val="1"/>
      <w:numFmt w:val="bullet"/>
      <w:lvlText w:val=""/>
      <w:lvlJc w:val="left"/>
      <w:pPr>
        <w:ind w:left="4320" w:hanging="360"/>
      </w:pPr>
      <w:rPr>
        <w:rFonts w:hint="default" w:ascii="Wingdings" w:hAnsi="Wingdings"/>
      </w:rPr>
    </w:lvl>
    <w:lvl w:ilvl="6" w:tplc="0B9489DC">
      <w:start w:val="1"/>
      <w:numFmt w:val="bullet"/>
      <w:lvlText w:val=""/>
      <w:lvlJc w:val="left"/>
      <w:pPr>
        <w:ind w:left="5040" w:hanging="360"/>
      </w:pPr>
      <w:rPr>
        <w:rFonts w:hint="default" w:ascii="Symbol" w:hAnsi="Symbol"/>
      </w:rPr>
    </w:lvl>
    <w:lvl w:ilvl="7" w:tplc="2834C086">
      <w:start w:val="1"/>
      <w:numFmt w:val="bullet"/>
      <w:lvlText w:val="o"/>
      <w:lvlJc w:val="left"/>
      <w:pPr>
        <w:ind w:left="5760" w:hanging="360"/>
      </w:pPr>
      <w:rPr>
        <w:rFonts w:hint="default" w:ascii="Courier New" w:hAnsi="Courier New"/>
      </w:rPr>
    </w:lvl>
    <w:lvl w:ilvl="8" w:tplc="4EF0DFB8">
      <w:start w:val="1"/>
      <w:numFmt w:val="bullet"/>
      <w:lvlText w:val=""/>
      <w:lvlJc w:val="left"/>
      <w:pPr>
        <w:ind w:left="6480" w:hanging="360"/>
      </w:pPr>
      <w:rPr>
        <w:rFonts w:hint="default" w:ascii="Wingdings" w:hAnsi="Wingdings"/>
      </w:rPr>
    </w:lvl>
  </w:abstractNum>
  <w:abstractNum w:abstractNumId="26" w15:restartNumberingAfterBreak="0">
    <w:nsid w:val="7BEDA255"/>
    <w:multiLevelType w:val="hybridMultilevel"/>
    <w:tmpl w:val="04824AB8"/>
    <w:lvl w:ilvl="0" w:tplc="CF14C360">
      <w:start w:val="1"/>
      <w:numFmt w:val="bullet"/>
      <w:lvlText w:val=""/>
      <w:lvlJc w:val="left"/>
      <w:pPr>
        <w:ind w:left="720" w:hanging="360"/>
      </w:pPr>
      <w:rPr>
        <w:rFonts w:hint="default" w:ascii="Symbol" w:hAnsi="Symbol"/>
      </w:rPr>
    </w:lvl>
    <w:lvl w:ilvl="1" w:tplc="E70AFC04">
      <w:start w:val="1"/>
      <w:numFmt w:val="bullet"/>
      <w:lvlText w:val="o"/>
      <w:lvlJc w:val="left"/>
      <w:pPr>
        <w:ind w:left="1440" w:hanging="360"/>
      </w:pPr>
      <w:rPr>
        <w:rFonts w:hint="default" w:ascii="Courier New" w:hAnsi="Courier New"/>
      </w:rPr>
    </w:lvl>
    <w:lvl w:ilvl="2" w:tplc="EC9A4EA2">
      <w:start w:val="1"/>
      <w:numFmt w:val="bullet"/>
      <w:lvlText w:val=""/>
      <w:lvlJc w:val="left"/>
      <w:pPr>
        <w:ind w:left="2160" w:hanging="360"/>
      </w:pPr>
      <w:rPr>
        <w:rFonts w:hint="default" w:ascii="Wingdings" w:hAnsi="Wingdings"/>
      </w:rPr>
    </w:lvl>
    <w:lvl w:ilvl="3" w:tplc="2B444B28">
      <w:start w:val="1"/>
      <w:numFmt w:val="bullet"/>
      <w:lvlText w:val=""/>
      <w:lvlJc w:val="left"/>
      <w:pPr>
        <w:ind w:left="2880" w:hanging="360"/>
      </w:pPr>
      <w:rPr>
        <w:rFonts w:hint="default" w:ascii="Symbol" w:hAnsi="Symbol"/>
      </w:rPr>
    </w:lvl>
    <w:lvl w:ilvl="4" w:tplc="92729958">
      <w:start w:val="1"/>
      <w:numFmt w:val="bullet"/>
      <w:lvlText w:val="o"/>
      <w:lvlJc w:val="left"/>
      <w:pPr>
        <w:ind w:left="3600" w:hanging="360"/>
      </w:pPr>
      <w:rPr>
        <w:rFonts w:hint="default" w:ascii="Courier New" w:hAnsi="Courier New"/>
      </w:rPr>
    </w:lvl>
    <w:lvl w:ilvl="5" w:tplc="6F048560">
      <w:start w:val="1"/>
      <w:numFmt w:val="bullet"/>
      <w:lvlText w:val=""/>
      <w:lvlJc w:val="left"/>
      <w:pPr>
        <w:ind w:left="4320" w:hanging="360"/>
      </w:pPr>
      <w:rPr>
        <w:rFonts w:hint="default" w:ascii="Wingdings" w:hAnsi="Wingdings"/>
      </w:rPr>
    </w:lvl>
    <w:lvl w:ilvl="6" w:tplc="54DC0F84">
      <w:start w:val="1"/>
      <w:numFmt w:val="bullet"/>
      <w:lvlText w:val=""/>
      <w:lvlJc w:val="left"/>
      <w:pPr>
        <w:ind w:left="5040" w:hanging="360"/>
      </w:pPr>
      <w:rPr>
        <w:rFonts w:hint="default" w:ascii="Symbol" w:hAnsi="Symbol"/>
      </w:rPr>
    </w:lvl>
    <w:lvl w:ilvl="7" w:tplc="911A0476">
      <w:start w:val="1"/>
      <w:numFmt w:val="bullet"/>
      <w:lvlText w:val="o"/>
      <w:lvlJc w:val="left"/>
      <w:pPr>
        <w:ind w:left="5760" w:hanging="360"/>
      </w:pPr>
      <w:rPr>
        <w:rFonts w:hint="default" w:ascii="Courier New" w:hAnsi="Courier New"/>
      </w:rPr>
    </w:lvl>
    <w:lvl w:ilvl="8" w:tplc="6AC80B36">
      <w:start w:val="1"/>
      <w:numFmt w:val="bullet"/>
      <w:lvlText w:val=""/>
      <w:lvlJc w:val="left"/>
      <w:pPr>
        <w:ind w:left="6480" w:hanging="360"/>
      </w:pPr>
      <w:rPr>
        <w:rFonts w:hint="default" w:ascii="Wingdings" w:hAnsi="Wingdings"/>
      </w:rPr>
    </w:lvl>
  </w:abstractNum>
  <w:abstractNum w:abstractNumId="27" w15:restartNumberingAfterBreak="0">
    <w:nsid w:val="7FC84400"/>
    <w:multiLevelType w:val="hybridMultilevel"/>
    <w:tmpl w:val="34D43B90"/>
    <w:lvl w:ilvl="0" w:tplc="5EF8EB1A">
      <w:start w:val="1"/>
      <w:numFmt w:val="bullet"/>
      <w:lvlText w:val=""/>
      <w:lvlJc w:val="left"/>
      <w:pPr>
        <w:ind w:left="720" w:hanging="360"/>
      </w:pPr>
      <w:rPr>
        <w:rFonts w:hint="default" w:ascii="Symbol" w:hAnsi="Symbol"/>
      </w:rPr>
    </w:lvl>
    <w:lvl w:ilvl="1" w:tplc="E2C07A98">
      <w:start w:val="1"/>
      <w:numFmt w:val="bullet"/>
      <w:lvlText w:val="o"/>
      <w:lvlJc w:val="left"/>
      <w:pPr>
        <w:ind w:left="1440" w:hanging="360"/>
      </w:pPr>
      <w:rPr>
        <w:rFonts w:hint="default" w:ascii="Courier New" w:hAnsi="Courier New"/>
      </w:rPr>
    </w:lvl>
    <w:lvl w:ilvl="2" w:tplc="80EC769E">
      <w:start w:val="1"/>
      <w:numFmt w:val="bullet"/>
      <w:lvlText w:val=""/>
      <w:lvlJc w:val="left"/>
      <w:pPr>
        <w:ind w:left="2160" w:hanging="360"/>
      </w:pPr>
      <w:rPr>
        <w:rFonts w:hint="default" w:ascii="Wingdings" w:hAnsi="Wingdings"/>
      </w:rPr>
    </w:lvl>
    <w:lvl w:ilvl="3" w:tplc="11C657B2">
      <w:start w:val="1"/>
      <w:numFmt w:val="bullet"/>
      <w:lvlText w:val=""/>
      <w:lvlJc w:val="left"/>
      <w:pPr>
        <w:ind w:left="2880" w:hanging="360"/>
      </w:pPr>
      <w:rPr>
        <w:rFonts w:hint="default" w:ascii="Symbol" w:hAnsi="Symbol"/>
      </w:rPr>
    </w:lvl>
    <w:lvl w:ilvl="4" w:tplc="D42AFD2A">
      <w:start w:val="1"/>
      <w:numFmt w:val="bullet"/>
      <w:lvlText w:val="o"/>
      <w:lvlJc w:val="left"/>
      <w:pPr>
        <w:ind w:left="3600" w:hanging="360"/>
      </w:pPr>
      <w:rPr>
        <w:rFonts w:hint="default" w:ascii="Courier New" w:hAnsi="Courier New"/>
      </w:rPr>
    </w:lvl>
    <w:lvl w:ilvl="5" w:tplc="E7D221BC">
      <w:start w:val="1"/>
      <w:numFmt w:val="bullet"/>
      <w:lvlText w:val=""/>
      <w:lvlJc w:val="left"/>
      <w:pPr>
        <w:ind w:left="4320" w:hanging="360"/>
      </w:pPr>
      <w:rPr>
        <w:rFonts w:hint="default" w:ascii="Wingdings" w:hAnsi="Wingdings"/>
      </w:rPr>
    </w:lvl>
    <w:lvl w:ilvl="6" w:tplc="AEF6BCC4">
      <w:start w:val="1"/>
      <w:numFmt w:val="bullet"/>
      <w:lvlText w:val=""/>
      <w:lvlJc w:val="left"/>
      <w:pPr>
        <w:ind w:left="5040" w:hanging="360"/>
      </w:pPr>
      <w:rPr>
        <w:rFonts w:hint="default" w:ascii="Symbol" w:hAnsi="Symbol"/>
      </w:rPr>
    </w:lvl>
    <w:lvl w:ilvl="7" w:tplc="663CA272">
      <w:start w:val="1"/>
      <w:numFmt w:val="bullet"/>
      <w:lvlText w:val="o"/>
      <w:lvlJc w:val="left"/>
      <w:pPr>
        <w:ind w:left="5760" w:hanging="360"/>
      </w:pPr>
      <w:rPr>
        <w:rFonts w:hint="default" w:ascii="Courier New" w:hAnsi="Courier New"/>
      </w:rPr>
    </w:lvl>
    <w:lvl w:ilvl="8" w:tplc="A29A9CC8">
      <w:start w:val="1"/>
      <w:numFmt w:val="bullet"/>
      <w:lvlText w:val=""/>
      <w:lvlJc w:val="left"/>
      <w:pPr>
        <w:ind w:left="6480" w:hanging="360"/>
      </w:pPr>
      <w:rPr>
        <w:rFonts w:hint="default" w:ascii="Wingdings" w:hAnsi="Wingdings"/>
      </w:rPr>
    </w:lvl>
  </w:abstractNum>
  <w:num w:numId="1" w16cid:durableId="1949266781">
    <w:abstractNumId w:val="24"/>
  </w:num>
  <w:num w:numId="2" w16cid:durableId="689792730">
    <w:abstractNumId w:val="16"/>
  </w:num>
  <w:num w:numId="3" w16cid:durableId="774516541">
    <w:abstractNumId w:val="3"/>
  </w:num>
  <w:num w:numId="4" w16cid:durableId="610481731">
    <w:abstractNumId w:val="10"/>
  </w:num>
  <w:num w:numId="5" w16cid:durableId="1639141151">
    <w:abstractNumId w:val="1"/>
  </w:num>
  <w:num w:numId="6" w16cid:durableId="2057049697">
    <w:abstractNumId w:val="22"/>
  </w:num>
  <w:num w:numId="7" w16cid:durableId="1476213769">
    <w:abstractNumId w:val="18"/>
  </w:num>
  <w:num w:numId="8" w16cid:durableId="1291086498">
    <w:abstractNumId w:val="7"/>
  </w:num>
  <w:num w:numId="9" w16cid:durableId="936250095">
    <w:abstractNumId w:val="20"/>
  </w:num>
  <w:num w:numId="10" w16cid:durableId="1569532952">
    <w:abstractNumId w:val="19"/>
  </w:num>
  <w:num w:numId="11" w16cid:durableId="405955852">
    <w:abstractNumId w:val="0"/>
  </w:num>
  <w:num w:numId="12" w16cid:durableId="1524973901">
    <w:abstractNumId w:val="17"/>
  </w:num>
  <w:num w:numId="13" w16cid:durableId="705181380">
    <w:abstractNumId w:val="8"/>
  </w:num>
  <w:num w:numId="14" w16cid:durableId="219292043">
    <w:abstractNumId w:val="13"/>
  </w:num>
  <w:num w:numId="15" w16cid:durableId="1765569011">
    <w:abstractNumId w:val="14"/>
  </w:num>
  <w:num w:numId="16" w16cid:durableId="2058701218">
    <w:abstractNumId w:val="9"/>
  </w:num>
  <w:num w:numId="17" w16cid:durableId="1705904031">
    <w:abstractNumId w:val="26"/>
  </w:num>
  <w:num w:numId="18" w16cid:durableId="1427919027">
    <w:abstractNumId w:val="2"/>
  </w:num>
  <w:num w:numId="19" w16cid:durableId="522937385">
    <w:abstractNumId w:val="27"/>
  </w:num>
  <w:num w:numId="20" w16cid:durableId="1019090030">
    <w:abstractNumId w:val="21"/>
  </w:num>
  <w:num w:numId="21" w16cid:durableId="1879009933">
    <w:abstractNumId w:val="15"/>
  </w:num>
  <w:num w:numId="22" w16cid:durableId="984167490">
    <w:abstractNumId w:val="6"/>
  </w:num>
  <w:num w:numId="23" w16cid:durableId="228270876">
    <w:abstractNumId w:val="11"/>
  </w:num>
  <w:num w:numId="24" w16cid:durableId="2118256212">
    <w:abstractNumId w:val="12"/>
  </w:num>
  <w:num w:numId="25" w16cid:durableId="1559248173">
    <w:abstractNumId w:val="23"/>
  </w:num>
  <w:num w:numId="26" w16cid:durableId="1143305512">
    <w:abstractNumId w:val="25"/>
  </w:num>
  <w:num w:numId="27" w16cid:durableId="1834175325">
    <w:abstractNumId w:val="5"/>
  </w:num>
  <w:num w:numId="28" w16cid:durableId="59004490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Lebron Alvarez">
    <w15:presenceInfo w15:providerId="AD" w15:userId="S::llebrona@students.kennesaw.edu::f8fa0946-1e52-42d5-bb11-c812c2151c6f"/>
  </w15:person>
  <w15:person w15:author="Matthew Duque">
    <w15:presenceInfo w15:providerId="AD" w15:userId="S::mduque2@students.kennesaw.edu::7f904d6d-cd54-49c8-9af4-21c5a315f5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B3ACC6"/>
    <w:rsid w:val="00024DFD"/>
    <w:rsid w:val="00040A74"/>
    <w:rsid w:val="0004399C"/>
    <w:rsid w:val="000977A5"/>
    <w:rsid w:val="000E343B"/>
    <w:rsid w:val="00121A93"/>
    <w:rsid w:val="00126747"/>
    <w:rsid w:val="001550C1"/>
    <w:rsid w:val="00191DDC"/>
    <w:rsid w:val="001A658E"/>
    <w:rsid w:val="001F4A59"/>
    <w:rsid w:val="001F58EF"/>
    <w:rsid w:val="00200D9C"/>
    <w:rsid w:val="002408EB"/>
    <w:rsid w:val="00267642"/>
    <w:rsid w:val="00277E43"/>
    <w:rsid w:val="00282545"/>
    <w:rsid w:val="00286211"/>
    <w:rsid w:val="002952CF"/>
    <w:rsid w:val="002C0F77"/>
    <w:rsid w:val="002D0A12"/>
    <w:rsid w:val="002F70E9"/>
    <w:rsid w:val="00325A08"/>
    <w:rsid w:val="003307F3"/>
    <w:rsid w:val="00331B3F"/>
    <w:rsid w:val="00335FD7"/>
    <w:rsid w:val="0033672F"/>
    <w:rsid w:val="0036425C"/>
    <w:rsid w:val="0039265D"/>
    <w:rsid w:val="003B3A86"/>
    <w:rsid w:val="003B4B20"/>
    <w:rsid w:val="003B663C"/>
    <w:rsid w:val="00473D3A"/>
    <w:rsid w:val="00481727"/>
    <w:rsid w:val="00491FA8"/>
    <w:rsid w:val="004A4F09"/>
    <w:rsid w:val="004E6E83"/>
    <w:rsid w:val="0051291B"/>
    <w:rsid w:val="005C0D51"/>
    <w:rsid w:val="005C719D"/>
    <w:rsid w:val="00606DFA"/>
    <w:rsid w:val="0062223D"/>
    <w:rsid w:val="00657B86"/>
    <w:rsid w:val="00657E30"/>
    <w:rsid w:val="006767C7"/>
    <w:rsid w:val="006A5A2D"/>
    <w:rsid w:val="006B0404"/>
    <w:rsid w:val="00730149"/>
    <w:rsid w:val="00773564"/>
    <w:rsid w:val="00790D10"/>
    <w:rsid w:val="007C6295"/>
    <w:rsid w:val="00804518"/>
    <w:rsid w:val="00825620"/>
    <w:rsid w:val="008304D7"/>
    <w:rsid w:val="00835C21"/>
    <w:rsid w:val="00847A98"/>
    <w:rsid w:val="00851C43"/>
    <w:rsid w:val="00885E0C"/>
    <w:rsid w:val="008B7AD3"/>
    <w:rsid w:val="008C0E06"/>
    <w:rsid w:val="008E43A0"/>
    <w:rsid w:val="008E71CD"/>
    <w:rsid w:val="00915F3D"/>
    <w:rsid w:val="00932F61"/>
    <w:rsid w:val="00943B02"/>
    <w:rsid w:val="00991E96"/>
    <w:rsid w:val="00997671"/>
    <w:rsid w:val="009F3D29"/>
    <w:rsid w:val="009F637E"/>
    <w:rsid w:val="00A849AA"/>
    <w:rsid w:val="00A8542F"/>
    <w:rsid w:val="00A95D9C"/>
    <w:rsid w:val="00AD50C5"/>
    <w:rsid w:val="00AF52FF"/>
    <w:rsid w:val="00B7745F"/>
    <w:rsid w:val="00B83B59"/>
    <w:rsid w:val="00BA4DB1"/>
    <w:rsid w:val="00BB5547"/>
    <w:rsid w:val="00C14947"/>
    <w:rsid w:val="00C55C3D"/>
    <w:rsid w:val="00CB2EDB"/>
    <w:rsid w:val="00CC12A0"/>
    <w:rsid w:val="00CD4FA9"/>
    <w:rsid w:val="00CD6D9D"/>
    <w:rsid w:val="00CD73F2"/>
    <w:rsid w:val="00D014FC"/>
    <w:rsid w:val="00D175F9"/>
    <w:rsid w:val="00DA4421"/>
    <w:rsid w:val="00E03B84"/>
    <w:rsid w:val="00E0500F"/>
    <w:rsid w:val="00E172C4"/>
    <w:rsid w:val="00E33BF5"/>
    <w:rsid w:val="00E518C0"/>
    <w:rsid w:val="00E63ABD"/>
    <w:rsid w:val="00EB0D9B"/>
    <w:rsid w:val="00EC1DD3"/>
    <w:rsid w:val="00EC522E"/>
    <w:rsid w:val="00EE3BD1"/>
    <w:rsid w:val="00EF4398"/>
    <w:rsid w:val="00F31C2C"/>
    <w:rsid w:val="00F430ED"/>
    <w:rsid w:val="00F54444"/>
    <w:rsid w:val="00F87EC2"/>
    <w:rsid w:val="00FE0602"/>
    <w:rsid w:val="01A58F04"/>
    <w:rsid w:val="0288A3D8"/>
    <w:rsid w:val="02D18589"/>
    <w:rsid w:val="03698B8C"/>
    <w:rsid w:val="03820781"/>
    <w:rsid w:val="049C8666"/>
    <w:rsid w:val="04B051DB"/>
    <w:rsid w:val="04D41C40"/>
    <w:rsid w:val="04F3EB8E"/>
    <w:rsid w:val="05E215BB"/>
    <w:rsid w:val="060C6354"/>
    <w:rsid w:val="0678CD2C"/>
    <w:rsid w:val="07146433"/>
    <w:rsid w:val="076A03E0"/>
    <w:rsid w:val="0798D3A8"/>
    <w:rsid w:val="08175E68"/>
    <w:rsid w:val="08FED843"/>
    <w:rsid w:val="0927A40F"/>
    <w:rsid w:val="0960639D"/>
    <w:rsid w:val="09AC0A5C"/>
    <w:rsid w:val="0A354E87"/>
    <w:rsid w:val="0A6D4A0C"/>
    <w:rsid w:val="0AAA0EB3"/>
    <w:rsid w:val="0AC0137A"/>
    <w:rsid w:val="0B090402"/>
    <w:rsid w:val="0B0D0AC3"/>
    <w:rsid w:val="0B78081B"/>
    <w:rsid w:val="0B7901DE"/>
    <w:rsid w:val="0B97FE37"/>
    <w:rsid w:val="0B99AEC3"/>
    <w:rsid w:val="0BC2D3D7"/>
    <w:rsid w:val="0BE7AABA"/>
    <w:rsid w:val="0C09B0E1"/>
    <w:rsid w:val="0C428270"/>
    <w:rsid w:val="0C472AB3"/>
    <w:rsid w:val="0C53D7CB"/>
    <w:rsid w:val="0C6A3B79"/>
    <w:rsid w:val="0DFA484E"/>
    <w:rsid w:val="0E0BBC71"/>
    <w:rsid w:val="0F1F8D7C"/>
    <w:rsid w:val="0FECD6C7"/>
    <w:rsid w:val="10810D6E"/>
    <w:rsid w:val="10AC1502"/>
    <w:rsid w:val="11215609"/>
    <w:rsid w:val="113E16A4"/>
    <w:rsid w:val="1161A69F"/>
    <w:rsid w:val="1174F86E"/>
    <w:rsid w:val="1212753E"/>
    <w:rsid w:val="122102B9"/>
    <w:rsid w:val="124AFCCD"/>
    <w:rsid w:val="1278C5E3"/>
    <w:rsid w:val="12BE2465"/>
    <w:rsid w:val="12C0EF8D"/>
    <w:rsid w:val="13284172"/>
    <w:rsid w:val="139C30B0"/>
    <w:rsid w:val="1484656B"/>
    <w:rsid w:val="14D75AB0"/>
    <w:rsid w:val="150A912D"/>
    <w:rsid w:val="157C8E47"/>
    <w:rsid w:val="157FA949"/>
    <w:rsid w:val="15D486E0"/>
    <w:rsid w:val="167E5CFA"/>
    <w:rsid w:val="17466CD2"/>
    <w:rsid w:val="1761319F"/>
    <w:rsid w:val="18AED44C"/>
    <w:rsid w:val="18CA5208"/>
    <w:rsid w:val="19952556"/>
    <w:rsid w:val="1A0B131D"/>
    <w:rsid w:val="1A4D79D4"/>
    <w:rsid w:val="1A80ED62"/>
    <w:rsid w:val="1B075631"/>
    <w:rsid w:val="1B28E8B8"/>
    <w:rsid w:val="1B9429D7"/>
    <w:rsid w:val="1BB524FA"/>
    <w:rsid w:val="1C490AE2"/>
    <w:rsid w:val="1CEFA44D"/>
    <w:rsid w:val="1E8B24BD"/>
    <w:rsid w:val="1F36D65E"/>
    <w:rsid w:val="2000E562"/>
    <w:rsid w:val="202FBEF7"/>
    <w:rsid w:val="20DEF11C"/>
    <w:rsid w:val="20E92AE3"/>
    <w:rsid w:val="21436764"/>
    <w:rsid w:val="214F4748"/>
    <w:rsid w:val="22931E53"/>
    <w:rsid w:val="22E13B8C"/>
    <w:rsid w:val="22E2D447"/>
    <w:rsid w:val="2303D365"/>
    <w:rsid w:val="233E17BB"/>
    <w:rsid w:val="23AF8362"/>
    <w:rsid w:val="23BC5A40"/>
    <w:rsid w:val="23BE2993"/>
    <w:rsid w:val="2430905D"/>
    <w:rsid w:val="24A477AC"/>
    <w:rsid w:val="25DFD1CD"/>
    <w:rsid w:val="26C1C304"/>
    <w:rsid w:val="2702EBA5"/>
    <w:rsid w:val="2740166F"/>
    <w:rsid w:val="27784597"/>
    <w:rsid w:val="27A7F2A7"/>
    <w:rsid w:val="27B62D6E"/>
    <w:rsid w:val="27EEA0BB"/>
    <w:rsid w:val="285AE0B1"/>
    <w:rsid w:val="287EA1CC"/>
    <w:rsid w:val="28D81C7F"/>
    <w:rsid w:val="29546BF8"/>
    <w:rsid w:val="296F755C"/>
    <w:rsid w:val="29D6786B"/>
    <w:rsid w:val="2A02761F"/>
    <w:rsid w:val="2A17483D"/>
    <w:rsid w:val="2A2B9AA1"/>
    <w:rsid w:val="2A3AAE35"/>
    <w:rsid w:val="2A58B705"/>
    <w:rsid w:val="2AFBB5CD"/>
    <w:rsid w:val="2B0A2722"/>
    <w:rsid w:val="2B46808F"/>
    <w:rsid w:val="2B762B52"/>
    <w:rsid w:val="2C2D7BB0"/>
    <w:rsid w:val="2C669785"/>
    <w:rsid w:val="2C7B7874"/>
    <w:rsid w:val="2CA3B1C0"/>
    <w:rsid w:val="2CE4C75A"/>
    <w:rsid w:val="2D28BCF5"/>
    <w:rsid w:val="2D56C87F"/>
    <w:rsid w:val="2DA94042"/>
    <w:rsid w:val="2DD9B92F"/>
    <w:rsid w:val="2E292A48"/>
    <w:rsid w:val="2E52CADA"/>
    <w:rsid w:val="2E70D7F4"/>
    <w:rsid w:val="2FF06B7E"/>
    <w:rsid w:val="3003FA6E"/>
    <w:rsid w:val="305CABBA"/>
    <w:rsid w:val="308EFDEB"/>
    <w:rsid w:val="3103B66A"/>
    <w:rsid w:val="31357BEB"/>
    <w:rsid w:val="31C715AD"/>
    <w:rsid w:val="324355DC"/>
    <w:rsid w:val="326E539E"/>
    <w:rsid w:val="329389F7"/>
    <w:rsid w:val="32AE909E"/>
    <w:rsid w:val="32DF4157"/>
    <w:rsid w:val="33B5A34C"/>
    <w:rsid w:val="3402E82D"/>
    <w:rsid w:val="34D947C5"/>
    <w:rsid w:val="35271E4E"/>
    <w:rsid w:val="3534B89F"/>
    <w:rsid w:val="357AAE54"/>
    <w:rsid w:val="3586A858"/>
    <w:rsid w:val="3719D7C1"/>
    <w:rsid w:val="371BCADA"/>
    <w:rsid w:val="3738E2E0"/>
    <w:rsid w:val="37A803FE"/>
    <w:rsid w:val="37A8419E"/>
    <w:rsid w:val="37B654DF"/>
    <w:rsid w:val="37B95A6B"/>
    <w:rsid w:val="37DA9D57"/>
    <w:rsid w:val="38326669"/>
    <w:rsid w:val="384C7288"/>
    <w:rsid w:val="384E2AA6"/>
    <w:rsid w:val="38D8A73C"/>
    <w:rsid w:val="3916A23E"/>
    <w:rsid w:val="39A424AB"/>
    <w:rsid w:val="39C06DBE"/>
    <w:rsid w:val="39D607C5"/>
    <w:rsid w:val="39ED4B40"/>
    <w:rsid w:val="39FDC5EF"/>
    <w:rsid w:val="3A002665"/>
    <w:rsid w:val="3A23D707"/>
    <w:rsid w:val="3A68BBA4"/>
    <w:rsid w:val="3A83CC9F"/>
    <w:rsid w:val="3AD159A0"/>
    <w:rsid w:val="3B1C4922"/>
    <w:rsid w:val="3B1D32ED"/>
    <w:rsid w:val="3C0273DC"/>
    <w:rsid w:val="3CBB52AE"/>
    <w:rsid w:val="3CC16F14"/>
    <w:rsid w:val="3CCA15EB"/>
    <w:rsid w:val="3D085C60"/>
    <w:rsid w:val="3D26110B"/>
    <w:rsid w:val="3D2DCF14"/>
    <w:rsid w:val="3D3D0BB5"/>
    <w:rsid w:val="3D480DC9"/>
    <w:rsid w:val="3E0A3DAC"/>
    <w:rsid w:val="3E3A1330"/>
    <w:rsid w:val="3EC108A2"/>
    <w:rsid w:val="3F61F60C"/>
    <w:rsid w:val="3F7C9616"/>
    <w:rsid w:val="3FA68FF3"/>
    <w:rsid w:val="3FB3B435"/>
    <w:rsid w:val="3FE72B94"/>
    <w:rsid w:val="403A7445"/>
    <w:rsid w:val="40F978A3"/>
    <w:rsid w:val="418775BF"/>
    <w:rsid w:val="423E164A"/>
    <w:rsid w:val="4271B2DC"/>
    <w:rsid w:val="42BF99EA"/>
    <w:rsid w:val="42DE9F4F"/>
    <w:rsid w:val="43129F73"/>
    <w:rsid w:val="43226D0D"/>
    <w:rsid w:val="432A4A0D"/>
    <w:rsid w:val="4353D09F"/>
    <w:rsid w:val="44A1A168"/>
    <w:rsid w:val="455A310C"/>
    <w:rsid w:val="45F0C63F"/>
    <w:rsid w:val="46310D86"/>
    <w:rsid w:val="463ECB9C"/>
    <w:rsid w:val="466CDE5F"/>
    <w:rsid w:val="4686AAC8"/>
    <w:rsid w:val="46AEE9EB"/>
    <w:rsid w:val="46E71FCC"/>
    <w:rsid w:val="473E13C2"/>
    <w:rsid w:val="482D68D9"/>
    <w:rsid w:val="48388BA9"/>
    <w:rsid w:val="48573265"/>
    <w:rsid w:val="48625EFE"/>
    <w:rsid w:val="490D5BF9"/>
    <w:rsid w:val="491F1133"/>
    <w:rsid w:val="49911099"/>
    <w:rsid w:val="49BD2565"/>
    <w:rsid w:val="4A58A400"/>
    <w:rsid w:val="4B050CC7"/>
    <w:rsid w:val="4B11C64B"/>
    <w:rsid w:val="4B3BCE94"/>
    <w:rsid w:val="4B54A941"/>
    <w:rsid w:val="4B7E5CCD"/>
    <w:rsid w:val="4B84B12D"/>
    <w:rsid w:val="4BA9093A"/>
    <w:rsid w:val="4BCAEEFF"/>
    <w:rsid w:val="4BDC991A"/>
    <w:rsid w:val="4BECA2C6"/>
    <w:rsid w:val="4C69D6D7"/>
    <w:rsid w:val="4C88CCFA"/>
    <w:rsid w:val="4CD0AAF4"/>
    <w:rsid w:val="4CDF5554"/>
    <w:rsid w:val="4CE82D2F"/>
    <w:rsid w:val="4DA19224"/>
    <w:rsid w:val="4DC787B1"/>
    <w:rsid w:val="4DC7DF65"/>
    <w:rsid w:val="4DF38056"/>
    <w:rsid w:val="4E0B55C8"/>
    <w:rsid w:val="4E39BDD5"/>
    <w:rsid w:val="4EC39D12"/>
    <w:rsid w:val="4F2EE3CD"/>
    <w:rsid w:val="5019CA77"/>
    <w:rsid w:val="50BA2EEF"/>
    <w:rsid w:val="50D11C50"/>
    <w:rsid w:val="5133DB98"/>
    <w:rsid w:val="51365BA1"/>
    <w:rsid w:val="51668AEA"/>
    <w:rsid w:val="516A8621"/>
    <w:rsid w:val="5192A05A"/>
    <w:rsid w:val="51C6E6A5"/>
    <w:rsid w:val="51CA3668"/>
    <w:rsid w:val="51DE24FE"/>
    <w:rsid w:val="51E03A5B"/>
    <w:rsid w:val="53BDA5A3"/>
    <w:rsid w:val="53C88ADF"/>
    <w:rsid w:val="53E1BB5E"/>
    <w:rsid w:val="53E7832F"/>
    <w:rsid w:val="544E6227"/>
    <w:rsid w:val="54852AC2"/>
    <w:rsid w:val="54E99987"/>
    <w:rsid w:val="554888A9"/>
    <w:rsid w:val="556AC2E2"/>
    <w:rsid w:val="556BA8A8"/>
    <w:rsid w:val="558205E4"/>
    <w:rsid w:val="55B3ACC6"/>
    <w:rsid w:val="561F16F0"/>
    <w:rsid w:val="563BD5B6"/>
    <w:rsid w:val="56846279"/>
    <w:rsid w:val="5694F5FA"/>
    <w:rsid w:val="56FE8AFF"/>
    <w:rsid w:val="57363BF4"/>
    <w:rsid w:val="573B22D6"/>
    <w:rsid w:val="57F98214"/>
    <w:rsid w:val="58141AC3"/>
    <w:rsid w:val="592B68E2"/>
    <w:rsid w:val="5AA7E8DF"/>
    <w:rsid w:val="5ACE5920"/>
    <w:rsid w:val="5B0191C4"/>
    <w:rsid w:val="5B596AA2"/>
    <w:rsid w:val="5BA26AB6"/>
    <w:rsid w:val="5BBEDF00"/>
    <w:rsid w:val="5BD0C838"/>
    <w:rsid w:val="5C2DCA00"/>
    <w:rsid w:val="5D2323DC"/>
    <w:rsid w:val="5D5E9689"/>
    <w:rsid w:val="5D63C557"/>
    <w:rsid w:val="5DA1B965"/>
    <w:rsid w:val="5DDB652C"/>
    <w:rsid w:val="5DDBABD3"/>
    <w:rsid w:val="5DF1AE9D"/>
    <w:rsid w:val="5EA4ACF7"/>
    <w:rsid w:val="5ED89E8F"/>
    <w:rsid w:val="5EDD7A07"/>
    <w:rsid w:val="5F0CC616"/>
    <w:rsid w:val="6067967E"/>
    <w:rsid w:val="60CE193D"/>
    <w:rsid w:val="60FAE177"/>
    <w:rsid w:val="6180A729"/>
    <w:rsid w:val="61A6ABEE"/>
    <w:rsid w:val="61A93A42"/>
    <w:rsid w:val="626D55E4"/>
    <w:rsid w:val="62B479A8"/>
    <w:rsid w:val="62CAD757"/>
    <w:rsid w:val="62CC3926"/>
    <w:rsid w:val="63FBD9F3"/>
    <w:rsid w:val="6411455C"/>
    <w:rsid w:val="64ECFD85"/>
    <w:rsid w:val="64FC190F"/>
    <w:rsid w:val="658CD4A5"/>
    <w:rsid w:val="65ADBAD0"/>
    <w:rsid w:val="65EBB885"/>
    <w:rsid w:val="668E17FE"/>
    <w:rsid w:val="67192FC6"/>
    <w:rsid w:val="677E2400"/>
    <w:rsid w:val="6873DF1C"/>
    <w:rsid w:val="68DF6D97"/>
    <w:rsid w:val="69223769"/>
    <w:rsid w:val="6A466A0D"/>
    <w:rsid w:val="6B560C64"/>
    <w:rsid w:val="6C54D35F"/>
    <w:rsid w:val="6C8D5470"/>
    <w:rsid w:val="6C9552FF"/>
    <w:rsid w:val="6CE8F781"/>
    <w:rsid w:val="6CEBADAC"/>
    <w:rsid w:val="6DFE4E54"/>
    <w:rsid w:val="6E9E7426"/>
    <w:rsid w:val="6F3B646A"/>
    <w:rsid w:val="6F83438E"/>
    <w:rsid w:val="6FF6BB5D"/>
    <w:rsid w:val="6FFB804B"/>
    <w:rsid w:val="705917CD"/>
    <w:rsid w:val="705CF3BE"/>
    <w:rsid w:val="7077D9F2"/>
    <w:rsid w:val="70A312FF"/>
    <w:rsid w:val="71020191"/>
    <w:rsid w:val="713E5045"/>
    <w:rsid w:val="71FF222D"/>
    <w:rsid w:val="726E182D"/>
    <w:rsid w:val="728BB0FB"/>
    <w:rsid w:val="72A9C6F8"/>
    <w:rsid w:val="72AB791E"/>
    <w:rsid w:val="72AFDBD8"/>
    <w:rsid w:val="72E4F31A"/>
    <w:rsid w:val="72EF26B0"/>
    <w:rsid w:val="733933B9"/>
    <w:rsid w:val="736C71A2"/>
    <w:rsid w:val="73C75523"/>
    <w:rsid w:val="744B5BB2"/>
    <w:rsid w:val="7490979B"/>
    <w:rsid w:val="74A1B0AA"/>
    <w:rsid w:val="75265F44"/>
    <w:rsid w:val="75739F44"/>
    <w:rsid w:val="7628BE5C"/>
    <w:rsid w:val="771D79B2"/>
    <w:rsid w:val="7771C55D"/>
    <w:rsid w:val="7799729A"/>
    <w:rsid w:val="77AFCC34"/>
    <w:rsid w:val="781301DB"/>
    <w:rsid w:val="78C284D0"/>
    <w:rsid w:val="792D5096"/>
    <w:rsid w:val="79359285"/>
    <w:rsid w:val="79554626"/>
    <w:rsid w:val="79CA569D"/>
    <w:rsid w:val="7A19AC72"/>
    <w:rsid w:val="7A1ED609"/>
    <w:rsid w:val="7A5F7355"/>
    <w:rsid w:val="7AB6101C"/>
    <w:rsid w:val="7B3DF0CF"/>
    <w:rsid w:val="7B404FEA"/>
    <w:rsid w:val="7BE23FD0"/>
    <w:rsid w:val="7C084089"/>
    <w:rsid w:val="7C2E7EC3"/>
    <w:rsid w:val="7D456FB4"/>
    <w:rsid w:val="7DC2662E"/>
    <w:rsid w:val="7E19886C"/>
    <w:rsid w:val="7E2A481D"/>
    <w:rsid w:val="7E33ECE4"/>
    <w:rsid w:val="7E9AE631"/>
    <w:rsid w:val="7EA92141"/>
    <w:rsid w:val="7F4B3A20"/>
    <w:rsid w:val="7F510A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106D"/>
  <w15:chartTrackingRefBased/>
  <w15:docId w15:val="{7C46BD14-9C6F-4D03-B933-1CE69261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AB6101C"/>
    <w:pPr>
      <w:ind w:left="720"/>
      <w:contextualSpacing/>
    </w:pPr>
  </w:style>
  <w:style w:type="character" w:styleId="Hyperlink">
    <w:name w:val="Hyperlink"/>
    <w:basedOn w:val="DefaultParagraphFont"/>
    <w:uiPriority w:val="99"/>
    <w:unhideWhenUsed/>
    <w:rsid w:val="7AB6101C"/>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BB5547"/>
    <w:rPr>
      <w:color w:val="666666"/>
    </w:rPr>
  </w:style>
  <w:style w:type="paragraph" w:styleId="Header">
    <w:name w:val="header"/>
    <w:basedOn w:val="Normal"/>
    <w:link w:val="HeaderChar"/>
    <w:uiPriority w:val="99"/>
    <w:semiHidden/>
    <w:unhideWhenUsed/>
    <w:rsid w:val="00F54444"/>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F54444"/>
  </w:style>
  <w:style w:type="paragraph" w:styleId="Footer">
    <w:name w:val="footer"/>
    <w:basedOn w:val="Normal"/>
    <w:link w:val="FooterChar"/>
    <w:uiPriority w:val="99"/>
    <w:semiHidden/>
    <w:unhideWhenUsed/>
    <w:rsid w:val="00F54444"/>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F54444"/>
  </w:style>
  <w:style w:type="paragraph" w:styleId="Revision">
    <w:name w:val="Revision"/>
    <w:hidden/>
    <w:uiPriority w:val="99"/>
    <w:semiHidden/>
    <w:rsid w:val="00191DDC"/>
    <w:pPr>
      <w:spacing w:after="0" w:line="240" w:lineRule="auto"/>
    </w:pPr>
  </w:style>
  <w:style w:type="character" w:styleId="FollowedHyperlink">
    <w:name w:val="FollowedHyperlink"/>
    <w:basedOn w:val="DefaultParagraphFont"/>
    <w:uiPriority w:val="99"/>
    <w:semiHidden/>
    <w:unhideWhenUsed/>
    <w:rsid w:val="00473D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image" Target="media/image2.png" Id="rId13" /><Relationship Type="http://schemas.openxmlformats.org/officeDocument/2006/relationships/hyperlink" Target="https://nanochicago.us/shop/microparticles/alloy-micron-powder/zk60-magnesium-alloy-micron-powder-size-range-20-63-&#181;m-spherical/" TargetMode="External" Id="rId18" /><Relationship Type="http://schemas.microsoft.com/office/2011/relationships/people" Target="people.xml" Id="rId26" /><Relationship Type="http://schemas.openxmlformats.org/officeDocument/2006/relationships/styles" Target="styles.xml" Id="rId3" /><Relationship Type="http://schemas.openxmlformats.org/officeDocument/2006/relationships/hyperlink" Target="https://www.malvernpanalytical.com/en/products/product-range/accupyc?utm_source=google&amp;utm_medium=cpc&amp;utm_campaign=EN%20-%20Search%20-%20Micromeritics%20-%20NORAM&amp;utm_term=pycnometer&amp;utm_content=EN%20-%20Product%20Category%20-%20Gas%20Pycnometer&amp;gad_source=1&amp;gad_campaignid=22332900911&amp;gbraid=0AAAAAD4oRF3w4z24tyfmcO0mGaxmeI8d3&amp;gclid=EAIaIQobChMI0ZTX8cKdlQMVGbIDAB2eChHlEAAYASAAEgJfbvD_BwE" TargetMode="External" Id="rId21" /><Relationship Type="http://schemas.openxmlformats.org/officeDocument/2006/relationships/endnotes" Target="endnotes.xml" Id="rId7" /><Relationship Type="http://schemas.openxmlformats.org/officeDocument/2006/relationships/hyperlink" Target="https://www.attelements.com/additive-manufacturing-3d-printing-materials/magnesium-alloy-zk60-atomized-spherical-powder.html"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heegermaterials.com/spherical-powder/1885-magnesium-alloy-atomized-spherical-powder.html" TargetMode="External" Id="rId16" /><Relationship Type="http://schemas.openxmlformats.org/officeDocument/2006/relationships/hyperlink" Target="https://powdernano.com/product/zk60-magnesium-alloy-micron-powder-zk60-mg-20-63-%C2%B5m-spherical/"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hyperlink" Target="https://www.mri.psu.edu/materials-characterization-lab/characterization-techniques/density-helium-pycnometry" TargetMode="External" Id="rId15" /><Relationship Type="http://schemas.openxmlformats.org/officeDocument/2006/relationships/header" Target="header1.xml" Id="rId23" /><Relationship Type="http://schemas.openxmlformats.org/officeDocument/2006/relationships/theme" Target="theme/theme1.xml" Id="rId28" /><Relationship Type="http://schemas.microsoft.com/office/2016/09/relationships/commentsIds" Target="commentsIds.xml" Id="rId10" /><Relationship Type="http://schemas.openxmlformats.org/officeDocument/2006/relationships/hyperlink" Target="https://shop.nanografi.com/newly-released-products/zk60-magnesium-alloy-micron-powder-size-range-20-63-m-spherical/" TargetMode="Externa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sds.chemtel.net/webclients/safariland/raw_materials/Magnesium%20Powder.pdf" TargetMode="External" Id="rId14" /><Relationship Type="http://schemas.openxmlformats.org/officeDocument/2006/relationships/hyperlink" Target="https://www.ami-instruments.com/product/densi-100/" TargetMode="External" Id="rId22" /><Relationship Type="http://schemas.openxmlformats.org/officeDocument/2006/relationships/glossaryDocument" Target="glossary/document.xml" Id="rId27" /><Relationship Type="http://schemas.openxmlformats.org/officeDocument/2006/relationships/image" Target="/media/image3.png" Id="rId161491207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151F52D4EC470091FF3A13BD442BB3"/>
        <w:category>
          <w:name w:val="General"/>
          <w:gallery w:val="placeholder"/>
        </w:category>
        <w:types>
          <w:type w:val="bbPlcHdr"/>
        </w:types>
        <w:behaviors>
          <w:behavior w:val="content"/>
        </w:behaviors>
        <w:guid w:val="{E1B2D0E9-6488-4F4F-A8D6-33100F92464F}"/>
      </w:docPartPr>
      <w:docPartBody>
        <w:p w:rsidR="00AC26AA" w:rsidRDefault="00121A93">
          <w:pPr>
            <w:pStyle w:val="B9151F52D4EC470091FF3A13BD442BB3"/>
          </w:pPr>
          <w:r w:rsidRPr="202FBEF7">
            <w:t>Click or tap here to enter text.</w:t>
          </w:r>
        </w:p>
      </w:docPartBody>
    </w:docPart>
    <w:docPart>
      <w:docPartPr>
        <w:name w:val="DCF3DD77F748402CB533453E946CF40C"/>
        <w:category>
          <w:name w:val="General"/>
          <w:gallery w:val="placeholder"/>
        </w:category>
        <w:types>
          <w:type w:val="bbPlcHdr"/>
        </w:types>
        <w:behaviors>
          <w:behavior w:val="content"/>
        </w:behaviors>
        <w:guid w:val="{791EF32A-50B8-4BC1-849E-3F804A3BB11B}"/>
      </w:docPartPr>
      <w:docPartBody>
        <w:p w:rsidR="00AC26AA" w:rsidRDefault="00121A93">
          <w:pPr>
            <w:pStyle w:val="DCF3DD77F748402CB533453E946CF40C"/>
          </w:pPr>
          <w:r w:rsidRPr="202FBEF7">
            <w:t>Click or tap here to enter text.</w:t>
          </w:r>
        </w:p>
      </w:docPartBody>
    </w:docPart>
    <w:docPart>
      <w:docPartPr>
        <w:name w:val="D39FDCB3C4B64F89B0DFEB97B1E034B6"/>
        <w:category>
          <w:name w:val="General"/>
          <w:gallery w:val="placeholder"/>
        </w:category>
        <w:types>
          <w:type w:val="bbPlcHdr"/>
        </w:types>
        <w:behaviors>
          <w:behavior w:val="content"/>
        </w:behaviors>
        <w:guid w:val="{6A4D2F0F-CCD4-4950-92FD-134823860F4D}"/>
      </w:docPartPr>
      <w:docPartBody>
        <w:p w:rsidR="00AC26AA" w:rsidRDefault="00121A93">
          <w:pPr>
            <w:pStyle w:val="D39FDCB3C4B64F89B0DFEB97B1E034B6"/>
          </w:pPr>
          <w:r w:rsidRPr="202FBEF7">
            <w:t>Click or tap here to enter text.</w:t>
          </w:r>
        </w:p>
      </w:docPartBody>
    </w:docPart>
    <w:docPart>
      <w:docPartPr>
        <w:name w:val="AC94D2704CB143CD9ACE2574965370A1"/>
        <w:category>
          <w:name w:val="General"/>
          <w:gallery w:val="placeholder"/>
        </w:category>
        <w:types>
          <w:type w:val="bbPlcHdr"/>
        </w:types>
        <w:behaviors>
          <w:behavior w:val="content"/>
        </w:behaviors>
        <w:guid w:val="{06B9D968-5CCB-4336-92EB-F9318A9B461E}"/>
      </w:docPartPr>
      <w:docPartBody>
        <w:p w:rsidR="00AC26AA" w:rsidRDefault="00121A93">
          <w:pPr>
            <w:pStyle w:val="AC94D2704CB143CD9ACE2574965370A1"/>
          </w:pPr>
          <w:r w:rsidRPr="202FBEF7">
            <w:t>Click or tap here to enter text.</w:t>
          </w:r>
        </w:p>
      </w:docPartBody>
    </w:docPart>
    <w:docPart>
      <w:docPartPr>
        <w:name w:val="183272B1738E47659AD253A3756B7168"/>
        <w:category>
          <w:name w:val="General"/>
          <w:gallery w:val="placeholder"/>
        </w:category>
        <w:types>
          <w:type w:val="bbPlcHdr"/>
        </w:types>
        <w:behaviors>
          <w:behavior w:val="content"/>
        </w:behaviors>
        <w:guid w:val="{DFD2ACED-3B40-4EB7-8E2D-CECF3B794336}"/>
      </w:docPartPr>
      <w:docPartBody>
        <w:p w:rsidR="00AC26AA" w:rsidRDefault="00121A93">
          <w:pPr>
            <w:pStyle w:val="183272B1738E47659AD253A3756B7168"/>
          </w:pPr>
          <w:r w:rsidRPr="202FBEF7">
            <w:t>Click or tap here to enter text.</w:t>
          </w:r>
        </w:p>
      </w:docPartBody>
    </w:docPart>
    <w:docPart>
      <w:docPartPr>
        <w:name w:val="C5185EB523504071B58D9F0A88A728CB"/>
        <w:category>
          <w:name w:val="General"/>
          <w:gallery w:val="placeholder"/>
        </w:category>
        <w:types>
          <w:type w:val="bbPlcHdr"/>
        </w:types>
        <w:behaviors>
          <w:behavior w:val="content"/>
        </w:behaviors>
        <w:guid w:val="{24048F50-E5A8-4C96-9CC8-D51703490015}"/>
      </w:docPartPr>
      <w:docPartBody>
        <w:p w:rsidR="00AC26AA" w:rsidRDefault="00121A93">
          <w:pPr>
            <w:pStyle w:val="C5185EB523504071B58D9F0A88A728CB"/>
          </w:pPr>
          <w:r w:rsidRPr="202FBEF7">
            <w:t>Click or tap here to enter text.</w:t>
          </w:r>
        </w:p>
      </w:docPartBody>
    </w:docPart>
    <w:docPart>
      <w:docPartPr>
        <w:name w:val="B5BCB76130DC40A8A8436CBE232494D0"/>
        <w:category>
          <w:name w:val="General"/>
          <w:gallery w:val="placeholder"/>
        </w:category>
        <w:types>
          <w:type w:val="bbPlcHdr"/>
        </w:types>
        <w:behaviors>
          <w:behavior w:val="content"/>
        </w:behaviors>
        <w:guid w:val="{08CCE8F9-D937-489A-BECC-24CE6E8ACA62}"/>
      </w:docPartPr>
      <w:docPartBody>
        <w:p w:rsidR="00AC26AA" w:rsidRDefault="00121A93">
          <w:pPr>
            <w:pStyle w:val="B5BCB76130DC40A8A8436CBE232494D0"/>
          </w:pPr>
          <w:r w:rsidRPr="202FBEF7">
            <w:t>Click or tap here to enter text.</w:t>
          </w:r>
        </w:p>
      </w:docPartBody>
    </w:docPart>
    <w:docPart>
      <w:docPartPr>
        <w:name w:val="7C8C71CD605A407D8FC78FEADFBFEB64"/>
        <w:category>
          <w:name w:val="General"/>
          <w:gallery w:val="placeholder"/>
        </w:category>
        <w:types>
          <w:type w:val="bbPlcHdr"/>
        </w:types>
        <w:behaviors>
          <w:behavior w:val="content"/>
        </w:behaviors>
        <w:guid w:val="{2A48AE97-2454-4011-BD60-2C2FD43A665E}"/>
      </w:docPartPr>
      <w:docPartBody>
        <w:p w:rsidR="00AC26AA" w:rsidRDefault="00121A93">
          <w:pPr>
            <w:pStyle w:val="7C8C71CD605A407D8FC78FEADFBFEB64"/>
          </w:pPr>
          <w:r w:rsidRPr="202FBEF7">
            <w:t>Click or tap here to enter text.</w:t>
          </w:r>
        </w:p>
      </w:docPartBody>
    </w:docPart>
    <w:docPart>
      <w:docPartPr>
        <w:name w:val="04D36F944EF04F01B43D953007682AFB"/>
        <w:category>
          <w:name w:val="General"/>
          <w:gallery w:val="placeholder"/>
        </w:category>
        <w:types>
          <w:type w:val="bbPlcHdr"/>
        </w:types>
        <w:behaviors>
          <w:behavior w:val="content"/>
        </w:behaviors>
        <w:guid w:val="{C8AC71A5-90DC-4B78-9F8C-62AD23BA561D}"/>
      </w:docPartPr>
      <w:docPartBody>
        <w:p w:rsidR="00AC26AA" w:rsidRDefault="00121A93">
          <w:pPr>
            <w:pStyle w:val="04D36F944EF04F01B43D953007682AFB"/>
          </w:pPr>
          <w:r w:rsidRPr="202FBEF7">
            <w:t>Click or tap here to enter text.</w:t>
          </w:r>
        </w:p>
      </w:docPartBody>
    </w:docPart>
    <w:docPart>
      <w:docPartPr>
        <w:name w:val="EFE0648EA20A4DE0B51F20CC83160F7C"/>
        <w:category>
          <w:name w:val="General"/>
          <w:gallery w:val="placeholder"/>
        </w:category>
        <w:types>
          <w:type w:val="bbPlcHdr"/>
        </w:types>
        <w:behaviors>
          <w:behavior w:val="content"/>
        </w:behaviors>
        <w:guid w:val="{169AE2FD-2B71-4454-B7BE-151847353464}"/>
      </w:docPartPr>
      <w:docPartBody>
        <w:p w:rsidR="00AC26AA" w:rsidRDefault="00121A93">
          <w:pPr>
            <w:pStyle w:val="EFE0648EA20A4DE0B51F20CC83160F7C"/>
          </w:pPr>
          <w:r w:rsidRPr="202FBEF7">
            <w:t>Click or tap here to enter text.</w:t>
          </w:r>
        </w:p>
      </w:docPartBody>
    </w:docPart>
    <w:docPart>
      <w:docPartPr>
        <w:name w:val="2A51D307BBF144E0AEABD345F2B360FF"/>
        <w:category>
          <w:name w:val="General"/>
          <w:gallery w:val="placeholder"/>
        </w:category>
        <w:types>
          <w:type w:val="bbPlcHdr"/>
        </w:types>
        <w:behaviors>
          <w:behavior w:val="content"/>
        </w:behaviors>
        <w:guid w:val="{893DDDBC-9F16-4A38-A41D-BF171694AFAE}"/>
      </w:docPartPr>
      <w:docPartBody>
        <w:p w:rsidR="00AC26AA" w:rsidRDefault="00121A93">
          <w:pPr>
            <w:pStyle w:val="2A51D307BBF144E0AEABD345F2B360FF"/>
          </w:pPr>
          <w:r w:rsidRPr="202FBEF7">
            <w:t>Click or tap here to enter text.</w:t>
          </w:r>
        </w:p>
      </w:docPartBody>
    </w:docPart>
    <w:docPart>
      <w:docPartPr>
        <w:name w:val="8B32021E85854EFFBDE304326E06DE90"/>
        <w:category>
          <w:name w:val="General"/>
          <w:gallery w:val="placeholder"/>
        </w:category>
        <w:types>
          <w:type w:val="bbPlcHdr"/>
        </w:types>
        <w:behaviors>
          <w:behavior w:val="content"/>
        </w:behaviors>
        <w:guid w:val="{83348F01-079B-4B62-8289-A1C4952AAE37}"/>
      </w:docPartPr>
      <w:docPartBody>
        <w:p w:rsidR="00AC26AA" w:rsidRDefault="00121A93">
          <w:pPr>
            <w:pStyle w:val="8B32021E85854EFFBDE304326E06DE90"/>
          </w:pPr>
          <w:r w:rsidRPr="202FBEF7">
            <w:t>Click or tap here to enter text.</w:t>
          </w:r>
        </w:p>
      </w:docPartBody>
    </w:docPart>
    <w:docPart>
      <w:docPartPr>
        <w:name w:val="A67E9EC10915463688F152924E2D6E3C"/>
        <w:category>
          <w:name w:val="General"/>
          <w:gallery w:val="placeholder"/>
        </w:category>
        <w:types>
          <w:type w:val="bbPlcHdr"/>
        </w:types>
        <w:behaviors>
          <w:behavior w:val="content"/>
        </w:behaviors>
        <w:guid w:val="{3C6C96AA-3D09-4110-B214-AF6C07C36462}"/>
      </w:docPartPr>
      <w:docPartBody>
        <w:p w:rsidR="00AC26AA" w:rsidRDefault="00121A93">
          <w:pPr>
            <w:pStyle w:val="A67E9EC10915463688F152924E2D6E3C"/>
          </w:pPr>
          <w:r w:rsidRPr="202FBEF7">
            <w:t>Click or tap here to enter text.</w:t>
          </w:r>
        </w:p>
      </w:docPartBody>
    </w:docPart>
    <w:docPart>
      <w:docPartPr>
        <w:name w:val="8D1BC114469D448D9A59BDDAA100AE62"/>
        <w:category>
          <w:name w:val="General"/>
          <w:gallery w:val="placeholder"/>
        </w:category>
        <w:types>
          <w:type w:val="bbPlcHdr"/>
        </w:types>
        <w:behaviors>
          <w:behavior w:val="content"/>
        </w:behaviors>
        <w:guid w:val="{40A754E5-A63E-4E75-939F-10772E1335B0}"/>
      </w:docPartPr>
      <w:docPartBody>
        <w:p w:rsidR="00AC26AA" w:rsidRDefault="00121A93">
          <w:pPr>
            <w:pStyle w:val="8D1BC114469D448D9A59BDDAA100AE62"/>
          </w:pPr>
          <w:r w:rsidRPr="202FBEF7">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185"/>
    <w:rsid w:val="00071939"/>
    <w:rsid w:val="000977A5"/>
    <w:rsid w:val="00121A93"/>
    <w:rsid w:val="001915AD"/>
    <w:rsid w:val="00282545"/>
    <w:rsid w:val="002952CF"/>
    <w:rsid w:val="002D0A12"/>
    <w:rsid w:val="00360809"/>
    <w:rsid w:val="00452F72"/>
    <w:rsid w:val="004607C1"/>
    <w:rsid w:val="00493185"/>
    <w:rsid w:val="005C0D51"/>
    <w:rsid w:val="00657E30"/>
    <w:rsid w:val="006A5A2D"/>
    <w:rsid w:val="006A6BC8"/>
    <w:rsid w:val="00744F8E"/>
    <w:rsid w:val="00825620"/>
    <w:rsid w:val="008D2201"/>
    <w:rsid w:val="008E43A0"/>
    <w:rsid w:val="008E71CD"/>
    <w:rsid w:val="008F65C7"/>
    <w:rsid w:val="00932F61"/>
    <w:rsid w:val="00993134"/>
    <w:rsid w:val="00AC26AA"/>
    <w:rsid w:val="00B7745F"/>
    <w:rsid w:val="00C63002"/>
    <w:rsid w:val="00C95318"/>
    <w:rsid w:val="00CD53CC"/>
    <w:rsid w:val="00CD73F2"/>
    <w:rsid w:val="00EC522E"/>
    <w:rsid w:val="00EF43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151F52D4EC470091FF3A13BD442BB3">
    <w:name w:val="B9151F52D4EC470091FF3A13BD442BB3"/>
  </w:style>
  <w:style w:type="paragraph" w:customStyle="1" w:styleId="DCF3DD77F748402CB533453E946CF40C">
    <w:name w:val="DCF3DD77F748402CB533453E946CF40C"/>
  </w:style>
  <w:style w:type="paragraph" w:customStyle="1" w:styleId="D39FDCB3C4B64F89B0DFEB97B1E034B6">
    <w:name w:val="D39FDCB3C4B64F89B0DFEB97B1E034B6"/>
  </w:style>
  <w:style w:type="paragraph" w:customStyle="1" w:styleId="AC94D2704CB143CD9ACE2574965370A1">
    <w:name w:val="AC94D2704CB143CD9ACE2574965370A1"/>
  </w:style>
  <w:style w:type="paragraph" w:customStyle="1" w:styleId="183272B1738E47659AD253A3756B7168">
    <w:name w:val="183272B1738E47659AD253A3756B7168"/>
  </w:style>
  <w:style w:type="paragraph" w:customStyle="1" w:styleId="C5185EB523504071B58D9F0A88A728CB">
    <w:name w:val="C5185EB523504071B58D9F0A88A728CB"/>
  </w:style>
  <w:style w:type="paragraph" w:customStyle="1" w:styleId="B5BCB76130DC40A8A8436CBE232494D0">
    <w:name w:val="B5BCB76130DC40A8A8436CBE232494D0"/>
  </w:style>
  <w:style w:type="paragraph" w:customStyle="1" w:styleId="7C8C71CD605A407D8FC78FEADFBFEB64">
    <w:name w:val="7C8C71CD605A407D8FC78FEADFBFEB64"/>
  </w:style>
  <w:style w:type="paragraph" w:customStyle="1" w:styleId="04D36F944EF04F01B43D953007682AFB">
    <w:name w:val="04D36F944EF04F01B43D953007682AFB"/>
  </w:style>
  <w:style w:type="paragraph" w:customStyle="1" w:styleId="EFE0648EA20A4DE0B51F20CC83160F7C">
    <w:name w:val="EFE0648EA20A4DE0B51F20CC83160F7C"/>
  </w:style>
  <w:style w:type="paragraph" w:customStyle="1" w:styleId="2A51D307BBF144E0AEABD345F2B360FF">
    <w:name w:val="2A51D307BBF144E0AEABD345F2B360FF"/>
  </w:style>
  <w:style w:type="paragraph" w:customStyle="1" w:styleId="8B32021E85854EFFBDE304326E06DE90">
    <w:name w:val="8B32021E85854EFFBDE304326E06DE90"/>
  </w:style>
  <w:style w:type="paragraph" w:customStyle="1" w:styleId="A67E9EC10915463688F152924E2D6E3C">
    <w:name w:val="A67E9EC10915463688F152924E2D6E3C"/>
  </w:style>
  <w:style w:type="paragraph" w:customStyle="1" w:styleId="8D1BC114469D448D9A59BDDAA100AE62">
    <w:name w:val="8D1BC114469D448D9A59BDDAA100AE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d8a489-3dc5-4f9a-9f0f-1538ccbb4f5b">
  <we:reference id="WA104382081" version="1.55.1.0" store="en-us" storeType="omex"/>
  <we:alternateReferences>
    <we:reference id="WA104382081" version="1.55.1.0" store="en-us" storeType="omex"/>
  </we:alternateReferences>
  <we:properties>
    <we:property name="MENDELEY_CITATIONS" value="[{&quot;citationID&quot;:&quot;MENDELEY_CITATION_0c832b19-34b0-407e-8522-bb76f6c16d3d&quot;,&quot;properties&quot;:{&quot;noteIndex&quot;:0},&quot;isEdited&quot;:false,&quot;manualOverride&quot;:{&quot;isManuallyOverridden&quot;:true,&quot;citeprocText&quot;:&quot;(Ibrahim et al., n.d.)&quot;,&quot;manualOverrideText&quot;:&quot;[1,2]&quot;},&quot;citationTag&quot;:&quot;MENDELEY_CITATION_v3_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&quot;,&quot;citationItems&quot;:[{&quot;id&quot;:&quot;7aff8acc-0898-31cd-bc11-e7e3dba51b9e&quot;,&quot;itemData&quot;:{&quot;type&quot;:&quot;report&quot;,&quot;id&quot;:&quot;7aff8acc-0898-31cd-bc11-e7e3dba51b9e&quot;,&quot;title&quot;:&quot;\&quot;Resorbable Bone Fixation Alloys, Forming, and Post-Fabrication Treatments\&quot;&quot;,&quot;author&quot;:[{&quot;family&quot;:&quot;Ibrahim&quot;,&quot;given&quot;:&quot;Hamdy&quot;,&quot;parse-names&quot;:false,&quot;dropping-particle&quot;:&quot;&quot;,&quot;non-dropping-particle&quot;:&quot;&quot;},{&quot;family&quot;:&quot;Nasr&quot;,&quot;given&quot;:&quot;Sajedeh&quot;,&quot;parse-names&quot;:false,&quot;dropping-particle&quot;:&quot;&quot;,&quot;non-dropping-particle&quot;:&quot;&quot;},{&quot;family&quot;:&quot;Graduate&quot;,&quot;given&quot;:&quot;Esfahani&quot;,&quot;parse-names&quot;:false,&quot;dropping-particle&quot;:&quot;&quot;,&quot;non-dropping-particle&quot;:&quot;&quot;},{&quot;family&quot;:&quot;Poorganji&quot;,&quot;given&quot;:&quot;Behrang&quot;,&quot;parse-names&quot;:false,&quot;dropping-particle&quot;:&quot;&quot;,&quot;non-dropping-particle&quot;:&quot;&quot;},{&quot;family&quot;:&quot;Staff&quot;,&quot;given&quot;:&quot;Senior&quot;,&quot;parse-names&quot;:false,&quot;dropping-particle&quot;:&quot;&quot;,&quot;non-dropping-particle&quot;:&quot;&quot;},{&quot;family&quot;:&quot;Dean&quot;,&quot;given&quot;:&quot;David&quot;,&quot;parse-names&quot;:false,&quot;dropping-particle&quot;:&quot;&quot;,&quot;non-dropping-particle&quot;:&quot;&quot;},{&quot;family&quot;:&quot;Elahinia&quot;,&quot;given&quot;:&quot;Mohammad&quot;,&quot;parse-names&quot;:false,&quot;dropping-particle&quot;:&quot;&quot;,&quot;non-dropping-particle&quot;:&quot;&quot;}],&quot;abstract&quot;:&quot;Metallic alloys have been introduced as biodegradable metals for various biomedical applications over the last decade owing to their gradual corrosion in the body, biocompatibility and superior strength compared to biodegradable polymers. Mg alloys possess advantageous properties that make them the most extensively studied biodegradable metallic material for orthopedic applications such as their low density, modulus of elasticity, close to that of the bone, and resorbability. Early resorption (i.e., less than 3 months) and relatively inadequate strength are the main challenges that hinder the use of Mg alloys for bone fixation applications. The development of resorbable Mg-based bone fixation hardware with superior mechanical and corrosion performance requires a thorough understanding of the physical and mechanical properties of Mg alloys. This paper discusses the characteristics of successful Mg-based skeletal fixation hardware and the possible ways to improve its properties using different methods such as mechanical and heat treatment processes. We also review the most recent work pertaining to Mg alloys and surface coatings. To this end, this paper covers (i) the properties and development of Mg alloys and coatings with an emphasis on the Mg-Zn-Ca-based alloys; (ii) Mg alloys fabrication techniques; and (iii) strategies toward achieving Mg-based, resorbable, skeletal fixation devices. 2&quot;,&quot;container-title-short&quot;:&quot;&quot;},&quot;isTemporary&quot;:false}]},{&quot;citationID&quot;:&quot;MENDELEY_CITATION_3ffd2c94-f12f-43a7-be0b-549a1f94a3e4&quot;,&quot;properties&quot;:{&quot;noteIndex&quot;:0},&quot;isEdited&quot;:false,&quot;manualOverride&quot;:{&quot;isManuallyOverridden&quot;:false,&quot;citeprocText&quot;:&quot;(Jia et al., 2023)&quot;,&quot;manualOverrideText&quot;:&quot;&quot;},&quot;citationTag&quot;:&quot;MENDELEY_CITATION_v3_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&quot;,&quot;citationItems&quot;:[{&quot;id&quot;:&quot;4f46fee1-3429-322c-b159-ddfdafe2252d&quot;,&quot;itemData&quot;:{&quot;type&quot;:&quot;article-journal&quot;,&quot;id&quot;:&quot;4f46fee1-3429-322c-b159-ddfdafe2252d&quot;,&quot;title&quot;:&quot;Characterization and Biocompatibility Assessment of Boron Nitride Magnesium Nanocomposites for Orthopedic Applications&quot;,&quot;author&quot;:[{&quot;family&quot;:&quot;Jia&quot;,&quot;given&quot;:&quot;Mary S.&quot;,&quot;parse-names&quot;:false,&quot;dropping-particle&quot;:&quot;&quot;,&quot;non-dropping-particle&quot;:&quot;&quot;},{&quot;family&quot;:&quot;Hash&quot;,&quot;given&quot;:&quot;Shelby&quot;,&quot;parse-names&quot;:false,&quot;dropping-particle&quot;:&quot;&quot;,&quot;non-dropping-particle&quot;:&quot;&quot;},{&quot;family&quot;:&quot;Reynoso&quot;,&quot;given&quot;:&quot;Wendy&quot;,&quot;parse-names&quot;:false,&quot;dropping-particle&quot;:&quot;&quot;,&quot;non-dropping-particle&quot;:&quot;&quot;},{&quot;family&quot;:&quot;Elsaadany&quot;,&quot;given&quot;:&quot;Mostafa&quot;,&quot;parse-names&quot;:false,&quot;dropping-particle&quot;:&quot;&quot;,&quot;non-dropping-particle&quot;:&quot;&quot;},{&quot;family&quot;:&quot;Ibrahim&quot;,&quot;given&quot;:&quot;Hamdy&quot;,&quot;parse-names&quot;:false,&quot;dropping-particle&quot;:&quot;&quot;,&quot;non-dropping-particle&quot;:&quot;&quot;}],&quot;container-title&quot;:&quot;Bioengineering&quot;,&quot;DOI&quot;:&quot;10.3390/bioengineering10070757&quot;,&quot;ISSN&quot;:&quot;23065354&quot;,&quot;issued&quot;:{&quot;date-parts&quot;:[[2023,7,1]]},&quot;abstract&quot;:&quot;Magnesium (Mg) has been intensively studied as a promising alternative material to inert metallic alloys for orthopedic fixation devices due to its biodegradable nature inside the body and its favorable biocompatibility. However, the low mechanical strength and rapid corrosion of Mg in physiological environments represent the main challenges for the development of Mg-based devices for orthopedic applications. A possible solution to these limitations is the incorporation of a small content of biocompatible nanoparticles into the Mg matrix to increase strength and possibly corrosion resistance of the resulting nanocomposites. In this work, the effect of adding boron nitride (BN) nanoparticles (0.5 and 1.5 vol.%) on the mechanical properties, corrosion behavior, and biocompatibility of Mg-based nanocomposites was investigated. The properties of the nanocomposites fabricated using powder metallurgy methods were assessed using microstructure analyses, microhardness, compression tests, in vitro corrosion, contact angle, and cytotoxicity tests. A significant increase in the microhardness, strength, and corrosion rates of Mg–BN nanocomposites was detected compared with those of pure Mg (0% BN). Crystalline surface post-corrosion byproducts were detected and identified via SEM, EDX, and XRD. Biocompatibility assessments showed that the incorporation of BN nanoparticles had no significant impact on the cytotoxicity of Mg and samples were hydrophilic based on the contact angle results. These results confirm that the addition of BN nanoparticles to the Mg matrix can increase strength and corrosion resistance without influencing cytotoxicity in vitro. Further investigation into the chemical behavior of nanocomposites in physiological environments is needed to determine the potential impact of corrosive byproducts. Surface treatments and formulation methods that would increase the viability of these materials in vivo are also needed.&quot;,&quot;publisher&quot;:&quot;Multidisciplinary Digital Publishing Institute (MDPI)&quot;,&quot;issue&quot;:&quot;7&quot;,&quot;volume&quot;:&quot;10&quot;,&quot;container-title-short&quot;:&quot;&quot;},&quot;isTemporary&quot;:false}]},{&quot;citationID&quot;:&quot;MENDELEY_CITATION_3178836a-05f8-4777-8ccb-46f6396816b0&quot;,&quot;properties&quot;:{&quot;noteIndex&quot;:0},&quot;isEdited&quot;:false,&quot;manualOverride&quot;:{&quot;isManuallyOverridden&quot;:true,&quot;citeprocText&quot;:&quot;(&lt;i&gt;Effect of Mixing Parameters on the Performance of BN-Reinforced Magnesium Nanocomposite Biomedical Implants&lt;/i&gt;, n.d.)&quot;,&quot;manualOverrideText&quot;:&quot;[13]&quot;},&quot;citationTag&quot;:&quot;MENDELEY_CITATION_v3_eyJjaXRhdGlvbklEIjoiTUVOREVMRVlfQ0lUQVRJT05fMzE3ODgzNmEtMDVmOC00Nzc3LThjY2ItNDZmNjM5NjgxNmIw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quot;,&quot;citationItems&quot;:[{&quot;id&quot;:&quot;605f6d09-e163-335a-914c-66f5bb6cf739&quot;,&quot;itemData&quot;:{&quot;type&quot;:&quot;article-journal&quot;,&quot;id&quot;:&quot;605f6d09-e163-335a-914c-66f5bb6cf739&quot;,&quot;title&quot;:&quot;Effect of Mixing Parameters on the Performance of BN-reinforced Magnesium Nanocomposite Biomedical Implants&quot;,&quot;container-title-short&quot;:&quot;&quot;},&quot;isTemporary&quot;:false}]},{&quot;citationID&quot;:&quot;MENDELEY_CITATION_16c46c48-c50f-4a0b-bc46-b0bc72fc9138&quot;,&quot;properties&quot;:{&quot;noteIndex&quot;:0},&quot;isEdited&quot;:false,&quot;manualOverride&quot;:{&quot;isManuallyOverridden&quot;:false,&quot;citeprocText&quot;:&quot;(Abdrabo et al., 2025)&quot;,&quot;manualOverrideText&quot;:&quot;&quot;},&quot;citationTag&quot;:&quot;MENDELEY_CITATION_v3_eyJjaXRhdGlvbklEIjoiTUVOREVMRVlfQ0lUQVRJT05fMTZjNDZjNDgtYzUwZi00YTBiLWJjNDYtYjBiYzcyZmM5MTM4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quot;,&quot;citationItems&quot;:[{&quot;id&quot;:&quot;e01cdb1b-eef7-39b5-a76e-7350153cb04c&quot;,&quot;itemData&quot;:{&quot;type&quot;:&quot;report&quot;,&quot;id&quot;:&quot;e01cdb1b-eef7-39b5-a76e-7350153cb04c&quot;,&quot;title&quot;:&quot;FABRICATION AND CHARACTERIZATION OF HIGH-STRENGTH MAGNESIUM-BASED\nNANOCOMPOSITE ORTHOPEDIC IMPLANTS BY OPTIMIZING COMPACTION\nPARAMETERS&quot;,&quot;author&quot;:[{&quot;family&quot;:&quot;Abdrabo&quot;,&quot;given&quot;:&quot;Merna&quot;,&quot;parse-names&quot;:false,&quot;dropping-particle&quot;:&quot;&quot;,&quot;non-dropping-particle&quot;:&quot;&quot;},{&quot;family&quot;:&quot;Tanveer&quot;,&quot;given&quot;:&quot;Tooba&quot;,&quot;parse-names&quot;:false,&quot;dropping-particle&quot;:&quot;&quot;,&quot;non-dropping-particle&quot;:&quot;&quot;},{&quot;family&quot;:&quot;Patel&quot;,&quot;given&quot;:&quot;Diya&quot;,&quot;parse-names&quot;:false,&quot;dropping-particle&quot;:&quot;&quot;,&quot;non-dropping-particle&quot;:&quot;&quot;},{&quot;family&quot;:&quot;Ibrahim&quot;,&quot;given&quot;:&quot;Hamdy&quot;,&quot;parse-names&quot;:false,&quot;dropping-particle&quot;:&quot;&quot;,&quot;non-dropping-particle&quot;:&quot;&quot;}],&quot;issued&quot;:{&quot;date-parts&quot;:[[2025]]},&quot;abstract&quot;:&quot;Magnesium (Mg) alloys present a promising alternative to conventional permanent implant materials by eliminating some of their major disadvantages. The primary interest in Mg implants lies in their elastic modulus that is closer to that of human bone and their biodegradability. However, pure Mg does not have sufficient strength and corrosion resistance to be employed as a biomedical implant. This work proposes a rapid hot-compaction fabrication approach to produce Mg-based nanocomposites with improved stability and corrosion resistance through reinforcing Mg powder with boron nitride (BN) nanoparticles. Furthermore, this work investigates various compaction pressures and temperatures to better understand their effect on the resulting properties. Characterization techniques such as scanning electron microscopy (SEM), electrochemical corrosion test, density measurement, and microhardness were conducted to validate the resulting qualitative improvement. Our results showed that increasing the compaction pressure and temperature enhances surface strength, with the temperature exerting a more significant effect. However, pressure had a more substantial impact than temperature on particle adhesion, as was shown by the SEM results, although samples compacted under higher temperatures tended to show greater density values. Additionally, the electrochemical corrosion test results indicated that compaction at higher pressures and temperatures is more likely to have greater corrosion resistance.&quot;,&quot;container-title-short&quot;:&quot;&quot;},&quot;isTemporary&quot;:false}]},{&quot;citationID&quot;:&quot;MENDELEY_CITATION_d889c699-c949-418a-ad27-08ead9bf295d&quot;,&quot;properties&quot;:{&quot;noteIndex&quot;:0},&quot;isEdited&quot;:false,&quot;manualOverride&quot;:{&quot;isManuallyOverridden&quot;:false,&quot;citeprocText&quot;:&quot;(Abdrabo et al., 2025)&quot;,&quot;manualOverrideText&quot;:&quot;&quot;},&quot;citationTag&quot;:&quot;MENDELEY_CITATION_v3_eyJjaXRhdGlvbklEIjoiTUVOREVMRVlfQ0lUQVRJT05fZDg4OWM2OTktYzk0OS00MThhLWFkMjctMDhlYWQ5YmYyOTVk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quot;,&quot;citationItems&quot;:[{&quot;id&quot;:&quot;e01cdb1b-eef7-39b5-a76e-7350153cb04c&quot;,&quot;itemData&quot;:{&quot;type&quot;:&quot;report&quot;,&quot;id&quot;:&quot;e01cdb1b-eef7-39b5-a76e-7350153cb04c&quot;,&quot;title&quot;:&quot;FABRICATION AND CHARACTERIZATION OF HIGH-STRENGTH MAGNESIUM-BASED\nNANOCOMPOSITE ORTHOPEDIC IMPLANTS BY OPTIMIZING COMPACTION\nPARAMETERS&quot;,&quot;author&quot;:[{&quot;family&quot;:&quot;Abdrabo&quot;,&quot;given&quot;:&quot;Merna&quot;,&quot;parse-names&quot;:false,&quot;dropping-particle&quot;:&quot;&quot;,&quot;non-dropping-particle&quot;:&quot;&quot;},{&quot;family&quot;:&quot;Tanveer&quot;,&quot;given&quot;:&quot;Tooba&quot;,&quot;parse-names&quot;:false,&quot;dropping-particle&quot;:&quot;&quot;,&quot;non-dropping-particle&quot;:&quot;&quot;},{&quot;family&quot;:&quot;Patel&quot;,&quot;given&quot;:&quot;Diya&quot;,&quot;parse-names&quot;:false,&quot;dropping-particle&quot;:&quot;&quot;,&quot;non-dropping-particle&quot;:&quot;&quot;},{&quot;family&quot;:&quot;Ibrahim&quot;,&quot;given&quot;:&quot;Hamdy&quot;,&quot;parse-names&quot;:false,&quot;dropping-particle&quot;:&quot;&quot;,&quot;non-dropping-particle&quot;:&quot;&quot;}],&quot;issued&quot;:{&quot;date-parts&quot;:[[2025]]},&quot;abstract&quot;:&quot;Magnesium (Mg) alloys present a promising alternative to conventional permanent implant materials by eliminating some of their major disadvantages. The primary interest in Mg implants lies in their elastic modulus that is closer to that of human bone and their biodegradability. However, pure Mg does not have sufficient strength and corrosion resistance to be employed as a biomedical implant. This work proposes a rapid hot-compaction fabrication approach to produce Mg-based nanocomposites with improved stability and corrosion resistance through reinforcing Mg powder with boron nitride (BN) nanoparticles. Furthermore, this work investigates various compaction pressures and temperatures to better understand their effect on the resulting properties. Characterization techniques such as scanning electron microscopy (SEM), electrochemical corrosion test, density measurement, and microhardness were conducted to validate the resulting qualitative improvement. Our results showed that increasing the compaction pressure and temperature enhances surface strength, with the temperature exerting a more significant effect. However, pressure had a more substantial impact than temperature on particle adhesion, as was shown by the SEM results, although samples compacted under higher temperatures tended to show greater density values. Additionally, the electrochemical corrosion test results indicated that compaction at higher pressures and temperatures is more likely to have greater corrosion resistance.&quot;,&quot;container-title-short&quot;:&quot;&quot;},&quot;isTemporary&quot;:false}]},{&quot;citationID&quot;:&quot;MENDELEY_CITATION_9c036fd8-26bc-4a5a-a55b-6233910d827a&quot;,&quot;properties&quot;:{&quot;noteIndex&quot;:0},&quot;isEdited&quot;:false,&quot;manualOverride&quot;:{&quot;isManuallyOverridden&quot;:true,&quot;citeprocText&quot;:&quot;(&lt;i&gt;Effect of Mixing Parameters on the Performance of BN-Reinforced Magnesium Nanocomposite Biomedical Implants&lt;/i&gt;, n.d.)&quot;,&quot;manualOverrideText&quot;:&quot;[13]&quot;},&quot;citationTag&quot;:&quot;MENDELEY_CITATION_v3_eyJjaXRhdGlvbklEIjoiTUVOREVMRVlfQ0lUQVRJT05fOWMwMzZmZDgtMjZiYy00YTVhLWE1NWItNjIzMzkxMGQ4Mjdh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quot;,&quot;citationItems&quot;:[{&quot;id&quot;:&quot;605f6d09-e163-335a-914c-66f5bb6cf739&quot;,&quot;itemData&quot;:{&quot;type&quot;:&quot;article-journal&quot;,&quot;id&quot;:&quot;605f6d09-e163-335a-914c-66f5bb6cf739&quot;,&quot;title&quot;:&quot;Effect of Mixing Parameters on the Performance of BN-reinforced Magnesium Nanocomposite Biomedical Implants&quot;,&quot;container-title-short&quot;:&quot;&quot;},&quot;isTemporary&quot;:false}]},{&quot;citationID&quot;:&quot;MENDELEY_CITATION_ef639f7b-ee77-4f8c-baed-e2df35ea8582&quot;,&quot;properties&quot;:{&quot;noteIndex&quot;:0},&quot;isEdited&quot;:false,&quot;manualOverride&quot;:{&quot;isManuallyOverridden&quot;:true,&quot;citeprocText&quot;:&quot;(&lt;i&gt;Effect of Mixing Parameters on the Performance of BN-Reinforced Magnesium Nanocomposite Biomedical Implants&lt;/i&gt;, n.d.)&quot;,&quot;manualOverrideText&quot;:&quot;[13]&quot;},&quot;citationTag&quot;:&quot;MENDELEY_CITATION_v3_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&quot;,&quot;citationItems&quot;:[{&quot;id&quot;:&quot;605f6d09-e163-335a-914c-66f5bb6cf739&quot;,&quot;itemData&quot;:{&quot;type&quot;:&quot;article-journal&quot;,&quot;id&quot;:&quot;605f6d09-e163-335a-914c-66f5bb6cf739&quot;,&quot;title&quot;:&quot;Effect of Mixing Parameters on the Performance of BN-reinforced Magnesium Nanocomposite Biomedical Implants&quot;,&quot;container-title-short&quot;:&quot;&quot;},&quot;isTemporary&quot;:false}]},{&quot;citationID&quot;:&quot;MENDELEY_CITATION_5df0bb18-0692-4bbe-87da-5809a7be6e0b&quot;,&quot;properties&quot;:{&quot;noteIndex&quot;:0},&quot;isEdited&quot;:false,&quot;manualOverride&quot;:{&quot;isManuallyOverridden&quot;:false,&quot;citeprocText&quot;:&quot;(Abdrabo et al., 2025)&quot;,&quot;manualOverrideText&quot;:&quot;&quot;},&quot;citationTag&quot;:&quot;MENDELEY_CITATION_v3_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&quot;,&quot;citationItems&quot;:[{&quot;id&quot;:&quot;e01cdb1b-eef7-39b5-a76e-7350153cb04c&quot;,&quot;itemData&quot;:{&quot;type&quot;:&quot;report&quot;,&quot;id&quot;:&quot;e01cdb1b-eef7-39b5-a76e-7350153cb04c&quot;,&quot;title&quot;:&quot;FABRICATION AND CHARACTERIZATION OF HIGH-STRENGTH MAGNESIUM-BASED\nNANOCOMPOSITE ORTHOPEDIC IMPLANTS BY OPTIMIZING COMPACTION\nPARAMETERS&quot;,&quot;author&quot;:[{&quot;family&quot;:&quot;Abdrabo&quot;,&quot;given&quot;:&quot;Merna&quot;,&quot;parse-names&quot;:false,&quot;dropping-particle&quot;:&quot;&quot;,&quot;non-dropping-particle&quot;:&quot;&quot;},{&quot;family&quot;:&quot;Tanveer&quot;,&quot;given&quot;:&quot;Tooba&quot;,&quot;parse-names&quot;:false,&quot;dropping-particle&quot;:&quot;&quot;,&quot;non-dropping-particle&quot;:&quot;&quot;},{&quot;family&quot;:&quot;Patel&quot;,&quot;given&quot;:&quot;Diya&quot;,&quot;parse-names&quot;:false,&quot;dropping-particle&quot;:&quot;&quot;,&quot;non-dropping-particle&quot;:&quot;&quot;},{&quot;family&quot;:&quot;Ibrahim&quot;,&quot;given&quot;:&quot;Hamdy&quot;,&quot;parse-names&quot;:false,&quot;dropping-particle&quot;:&quot;&quot;,&quot;non-dropping-particle&quot;:&quot;&quot;}],&quot;issued&quot;:{&quot;date-parts&quot;:[[2025]]},&quot;abstract&quot;:&quot;Magnesium (Mg) alloys present a promising alternative to conventional permanent implant materials by eliminating some of their major disadvantages. The primary interest in Mg implants lies in their elastic modulus that is closer to that of human bone and their biodegradability. However, pure Mg does not have sufficient strength and corrosion resistance to be employed as a biomedical implant. This work proposes a rapid hot-compaction fabrication approach to produce Mg-based nanocomposites with improved stability and corrosion resistance through reinforcing Mg powder with boron nitride (BN) nanoparticles. Furthermore, this work investigates various compaction pressures and temperatures to better understand their effect on the resulting properties. Characterization techniques such as scanning electron microscopy (SEM), electrochemical corrosion test, density measurement, and microhardness were conducted to validate the resulting qualitative improvement. Our results showed that increasing the compaction pressure and temperature enhances surface strength, with the temperature exerting a more significant effect. However, pressure had a more substantial impact than temperature on particle adhesion, as was shown by the SEM results, although samples compacted under higher temperatures tended to show greater density values. Additionally, the electrochemical corrosion test results indicated that compaction at higher pressures and temperatures is more likely to have greater corrosion resistance.&quot;,&quot;container-title-short&quot;:&quot;&quot;},&quot;isTemporary&quot;:false}]},{&quot;citationID&quot;:&quot;MENDELEY_CITATION_1cd2c544-3709-4ddf-8e23-8412bcad9171&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&quot;,&quot;citationItems&quot;:[{&quot;id&quot;:&quot;a6b98b49-056c-3431-856c-705e90cc6ca5&quot;,&quot;itemData&quot;:{&quot;type&quot;:&quot;report&quot;,&quot;id&quot;:&quot;a6b98b49-056c-3431-856c-705e90cc6ca5&quot;,&quot;title&quot;:&quot;IN VITRO ASSESSMENT OF MAGNESIUM-BASED HYBRID NANOCOMPOSITES FOR\nBONE IMPLANT APPLICATIONS&quot;,&quot;author&quot;:[{&quot;family&quot;:&quot;Amin&quot;,&quot;given&quot;:&quot;Abdelrahman&quot;,&quot;parse-names&quot;:false,&quot;dropping-particle&quot;:&quot;&quot;,&quot;non-dropping-particle&quot;:&quot;&quot;},{&quot;family&quot;:&quot;Mcgehee&quot;,&quot;given&quot;:&quot;Thomas&quot;,&quot;parse-names&quot;:false,&quot;dropping-particle&quot;:&quot;&quot;,&quot;non-dropping-particle&quot;:&quot;&quot;},{&quot;family&quot;:&quot;Williams&quot;,&quot;given&quot;:&quot;Bryce&quot;,&quot;parse-names&quot;:false,&quot;dropping-particle&quot;:&quot;&quot;,&quot;non-dropping-particle&quot;:&quot;&quot;},{&quot;family&quot;:&quot;Navarro&quot;,&quot;given&quot;:&quot;Alyssandra&quot;,&quot;parse-names&quot;:false,&quot;dropping-particle&quot;:&quot;&quot;,&quot;non-dropping-particle&quot;:&quot;&quot;}],&quot;ISBN&quot;:&quot;2025166907&quot;,&quot;issued&quot;:{&quot;date-parts&quot;:[[2025]]},&quot;abstract&quot;:&quot;The interest in magnesium as a biodegradable material has grown significantly in recent years. However, its widespread application remains challenged and associated with some undesirable properties, such as limited strength and fast corrosion rate. To address these issues, various methods have been explored in the literature, such as alloying and coatings, to achieve improved characteristics for biomedical implant applications. Among these approaches, the incorporation of nanoparticles, such as boron nitride (BN) and silicon carbide (SiC), has been used to enhance specific properties of magnesium-based implants. In this study, we build upon existing research by investigating the effects of adding commonly used individual ratios of BN and SiC powders to a magnesium alloy (ZK60) to create a hybrid nanocomposite. The performance of this nanocomposite is then compared to that of ZK60 alloy prepared using the same fabrication method in terms of mechanical properties, corrosion resistance, and microstructural characteristics. The results demonstrate that the ZK60-0.5vol.% BN-0.5vol.% SiC composite exhibits improved mechanical strength by approximately 5%, as confirmed by hardness testing and pre-corrosion microstructural analysis. However, the addition of these nanoparticles was found to negatively affect corrosion resistance. This was indicated by the increase in the pH value by 125% and the decrease of the corrosion resistance after the addition of the nanoparticles. In addition, the porosity level test revealed voids reduction in both samples through the fabrication process compared to the theoretical values, ensuring mechanical properties enhancement.&quot;,&quot;container-title-short&quot;:&quot;&quot;},&quot;isTemporary&quot;:false}]},{&quot;citationID&quot;:&quot;MENDELEY_CITATION_88401b32-8691-4120-a9e8-e71146a280d7&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&quot;,&quot;citationItems&quot;:[{&quot;id&quot;:&quot;a6b98b49-056c-3431-856c-705e90cc6ca5&quot;,&quot;itemData&quot;:{&quot;type&quot;:&quot;report&quot;,&quot;id&quot;:&quot;a6b98b49-056c-3431-856c-705e90cc6ca5&quot;,&quot;title&quot;:&quot;IN VITRO ASSESSMENT OF MAGNESIUM-BASED HYBRID NANOCOMPOSITES FOR\nBONE IMPLANT APPLICATIONS&quot;,&quot;author&quot;:[{&quot;family&quot;:&quot;Amin&quot;,&quot;given&quot;:&quot;Abdelrahman&quot;,&quot;parse-names&quot;:false,&quot;dropping-particle&quot;:&quot;&quot;,&quot;non-dropping-particle&quot;:&quot;&quot;},{&quot;family&quot;:&quot;Mcgehee&quot;,&quot;given&quot;:&quot;Thomas&quot;,&quot;parse-names&quot;:false,&quot;dropping-particle&quot;:&quot;&quot;,&quot;non-dropping-particle&quot;:&quot;&quot;},{&quot;family&quot;:&quot;Williams&quot;,&quot;given&quot;:&quot;Bryce&quot;,&quot;parse-names&quot;:false,&quot;dropping-particle&quot;:&quot;&quot;,&quot;non-dropping-particle&quot;:&quot;&quot;},{&quot;family&quot;:&quot;Navarro&quot;,&quot;given&quot;:&quot;Alyssandra&quot;,&quot;parse-names&quot;:false,&quot;dropping-particle&quot;:&quot;&quot;,&quot;non-dropping-particle&quot;:&quot;&quot;}],&quot;ISBN&quot;:&quot;2025166907&quot;,&quot;issued&quot;:{&quot;date-parts&quot;:[[2025]]},&quot;abstract&quot;:&quot;The interest in magnesium as a biodegradable material has grown significantly in recent years. However, its widespread application remains challenged and associated with some undesirable properties, such as limited strength and fast corrosion rate. To address these issues, various methods have been explored in the literature, such as alloying and coatings, to achieve improved characteristics for biomedical implant applications. Among these approaches, the incorporation of nanoparticles, such as boron nitride (BN) and silicon carbide (SiC), has been used to enhance specific properties of magnesium-based implants. In this study, we build upon existing research by investigating the effects of adding commonly used individual ratios of BN and SiC powders to a magnesium alloy (ZK60) to create a hybrid nanocomposite. The performance of this nanocomposite is then compared to that of ZK60 alloy prepared using the same fabrication method in terms of mechanical properties, corrosion resistance, and microstructural characteristics. The results demonstrate that the ZK60-0.5vol.% BN-0.5vol.% SiC composite exhibits improved mechanical strength by approximately 5%, as confirmed by hardness testing and pre-corrosion microstructural analysis. However, the addition of these nanoparticles was found to negatively affect corrosion resistance. This was indicated by the increase in the pH value by 125% and the decrease of the corrosion resistance after the addition of the nanoparticles. In addition, the porosity level test revealed voids reduction in both samples through the fabrication process compared to the theoretical values, ensuring mechanical properties enhancement.&quot;,&quot;container-title-short&quot;:&quot;&quot;},&quot;isTemporary&quot;:false}]},{&quot;citationID&quot;:&quot;MENDELEY_CITATION_4d37b619-820a-40ae-8001-3fe00dc8b197&quot;,&quot;properties&quot;:{&quot;noteIndex&quot;:0},&quot;isEdited&quot;:false,&quot;manualOverride&quot;:{&quot;isManuallyOverridden&quot;:false,&quot;citeprocText&quot;:&quot;(Abdalla et al., 2022)&quot;,&quot;manualOverrideText&quot;:&quot;&quot;},&quot;citationTag&quot;:&quot;MENDELEY_CITATION_v3_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&quot;,&quot;citationItems&quot;:[{&quot;id&quot;:&quot;2eb9e7e8-a616-37dd-b3cc-3aabb29c1780&quot;,&quot;itemData&quot;:{&quot;type&quot;:&quot;article-journal&quot;,&quot;id&quot;:&quot;2eb9e7e8-a616-37dd-b3cc-3aabb29c1780&quot;,&quot;title&quot;:&quot;In Vitro Electrochemical Corrosion Assessment of Magnesium Nanocomposites Reinforced with Samarium(III) Oxide and Silicon Dioxide Nanoparticles&quot;,&quot;author&quot;:[{&quot;family&quot;:&quot;Abdalla&quot;,&quot;given&quot;:&quot;Moataz&quot;,&quot;parse-names&quot;:false,&quot;dropping-particle&quot;:&quot;&quot;,&quot;non-dropping-particle&quot;:&quot;&quot;},{&quot;family&quot;:&quot;Sims&quot;,&quot;given&quot;:&quot;Austin&quot;,&quot;parse-names&quot;:false,&quot;dropping-particle&quot;:&quot;&quot;,&quot;non-dropping-particle&quot;:&quot;&quot;},{&quot;family&quot;:&quot;Mehanny&quot;,&quot;given&quot;:&quot;Sherif&quot;,&quot;parse-names&quot;:false,&quot;dropping-particle&quot;:&quot;&quot;,&quot;non-dropping-particle&quot;:&quot;&quot;},{&quot;family&quot;:&quot;Haghshenas&quot;,&quot;given&quot;:&quot;Meysam&quot;,&quot;parse-names&quot;:false,&quot;dropping-particle&quot;:&quot;&quot;,&quot;non-dropping-particle&quot;:&quot;&quot;},{&quot;family&quot;:&quot;Gupta&quot;,&quot;given&quot;:&quot;Manoj&quot;,&quot;parse-names&quot;:false,&quot;dropping-particle&quot;:&quot;&quot;,&quot;non-dropping-particle&quot;:&quot;&quot;},{&quot;family&quot;:&quot;Ibrahim&quot;,&quot;given&quot;:&quot;Hamdy&quot;,&quot;parse-names&quot;:false,&quot;dropping-particle&quot;:&quot;&quot;,&quot;non-dropping-particle&quot;:&quot;&quot;}],&quot;container-title&quot;:&quot;Journal of Composites Science&quot;,&quot;DOI&quot;:&quot;10.3390/jcs6060154&quot;,&quot;ISSN&quot;:&quot;2504477X&quot;,&quot;issued&quot;:{&quot;date-parts&quot;:[[2022,6,1]]},&quot;abstract&quot;:&quot;Recent research on biodegradable magnesium-based implants has been focusing on in-creasing their mechanical strength and controlling their corrosion rate. One promising approach to significantly improve the mechanical properties of magnesium is the addition of nanoparticles to the magnesium matrix. However, there is limited research on the corrosion behavior of these new magnesium nanocomposites. In this study, the electrochemical corrosion characteristics of this new class of biomaterials are investigated. Two magnesium nanocomposites reinforced with nanoparticles (0.5, 1.0, and 1.5 Vol%) of samarium oxide (Sm2 O3), and silicon dioxide (SiO2), were fabricated and tested. Corrosion behavior was assessed in comparison with high-purity magnesium samples as the control group. The addition of the nanoparticles to the magnesium matrix strengthened the materials, which was represented in an increase in the microhardness. However, the fabricated nanocomposite samples exhibited a slightly reduced corrosion resistance compared to the high-purity magnesium control due to the differences in the purity level and fabrication methods. Both nanocomposites showed the highest corrosion resistance, represented in the slowest corrosion rates, at the 1.0 Vol% content. Hence, the developed nanocomposites are still promising candidates as biodegradable materials for bone-fixation application owing to their superior mechanical properties and acceptable corrosion characteristics.&quot;,&quot;publisher&quot;:&quot;MDPI&quot;,&quot;issue&quot;:&quot;6&quot;,&quot;volume&quot;:&quot;6&quot;,&quot;container-title-short&quot;:&quot;&quot;},&quot;isTemporary&quot;:false}]},{&quot;citationID&quot;:&quot;MENDELEY_CITATION_9c301481-8a6f-4cdf-9437-b4212364f1bf&quot;,&quot;properties&quot;:{&quot;noteIndex&quot;:0},&quot;isEdited&quot;:false,&quot;manualOverride&quot;:{&quot;isManuallyOverridden&quot;:false,&quot;citeprocText&quot;:&quot;(Jia et al., 2023)&quot;,&quot;manualOverrideText&quot;:&quot;&quot;},&quot;citationTag&quot;:&quot;MENDELEY_CITATION_v3_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&quot;,&quot;citationItems&quot;:[{&quot;id&quot;:&quot;4f46fee1-3429-322c-b159-ddfdafe2252d&quot;,&quot;itemData&quot;:{&quot;type&quot;:&quot;article-journal&quot;,&quot;id&quot;:&quot;4f46fee1-3429-322c-b159-ddfdafe2252d&quot;,&quot;title&quot;:&quot;Characterization and Biocompatibility Assessment of Boron Nitride Magnesium Nanocomposites for Orthopedic Applications&quot;,&quot;author&quot;:[{&quot;family&quot;:&quot;Jia&quot;,&quot;given&quot;:&quot;Mary S.&quot;,&quot;parse-names&quot;:false,&quot;dropping-particle&quot;:&quot;&quot;,&quot;non-dropping-particle&quot;:&quot;&quot;},{&quot;family&quot;:&quot;Hash&quot;,&quot;given&quot;:&quot;Shelby&quot;,&quot;parse-names&quot;:false,&quot;dropping-particle&quot;:&quot;&quot;,&quot;non-dropping-particle&quot;:&quot;&quot;},{&quot;family&quot;:&quot;Reynoso&quot;,&quot;given&quot;:&quot;Wendy&quot;,&quot;parse-names&quot;:false,&quot;dropping-particle&quot;:&quot;&quot;,&quot;non-dropping-particle&quot;:&quot;&quot;},{&quot;family&quot;:&quot;Elsaadany&quot;,&quot;given&quot;:&quot;Mostafa&quot;,&quot;parse-names&quot;:false,&quot;dropping-particle&quot;:&quot;&quot;,&quot;non-dropping-particle&quot;:&quot;&quot;},{&quot;family&quot;:&quot;Ibrahim&quot;,&quot;given&quot;:&quot;Hamdy&quot;,&quot;parse-names&quot;:false,&quot;dropping-particle&quot;:&quot;&quot;,&quot;non-dropping-particle&quot;:&quot;&quot;}],&quot;container-title&quot;:&quot;Bioengineering&quot;,&quot;DOI&quot;:&quot;10.3390/bioengineering10070757&quot;,&quot;ISSN&quot;:&quot;23065354&quot;,&quot;issued&quot;:{&quot;date-parts&quot;:[[2023,7,1]]},&quot;abstract&quot;:&quot;Magnesium (Mg) has been intensively studied as a promising alternative material to inert metallic alloys for orthopedic fixation devices due to its biodegradable nature inside the body and its favorable biocompatibility. However, the low mechanical strength and rapid corrosion of Mg in physiological environments represent the main challenges for the development of Mg-based devices for orthopedic applications. A possible solution to these limitations is the incorporation of a small content of biocompatible nanoparticles into the Mg matrix to increase strength and possibly corrosion resistance of the resulting nanocomposites. In this work, the effect of adding boron nitride (BN) nanoparticles (0.5 and 1.5 vol.%) on the mechanical properties, corrosion behavior, and biocompatibility of Mg-based nanocomposites was investigated. The properties of the nanocomposites fabricated using powder metallurgy methods were assessed using microstructure analyses, microhardness, compression tests, in vitro corrosion, contact angle, and cytotoxicity tests. A significant increase in the microhardness, strength, and corrosion rates of Mg–BN nanocomposites was detected compared with those of pure Mg (0% BN). Crystalline surface post-corrosion byproducts were detected and identified via SEM, EDX, and XRD. Biocompatibility assessments showed that the incorporation of BN nanoparticles had no significant impact on the cytotoxicity of Mg and samples were hydrophilic based on the contact angle results. These results confirm that the addition of BN nanoparticles to the Mg matrix can increase strength and corrosion resistance without influencing cytotoxicity in vitro. Further investigation into the chemical behavior of nanocomposites in physiological environments is needed to determine the potential impact of corrosive byproducts. Surface treatments and formulation methods that would increase the viability of these materials in vivo are also needed.&quot;,&quot;publisher&quot;:&quot;Multidisciplinary Digital Publishing Institute (MDPI)&quot;,&quot;issue&quot;:&quot;7&quot;,&quot;volume&quot;:&quot;10&quot;,&quot;container-title-short&quot;:&quot;&quot;},&quot;isTemporary&quot;:false}]},{&quot;citationID&quot;:&quot;MENDELEY_CITATION_17327f0a-0365-4e11-8303-00e9c7c9e50a&quot;,&quot;properties&quot;:{&quot;noteIndex&quot;:0},&quot;isEdited&quot;:false,&quot;manualOverride&quot;:{&quot;isManuallyOverridden&quot;:true,&quot;citeprocText&quot;:&quot;(Jia et al., 2023)&quot;,&quot;manualOverrideText&quot;:&quot;[2,3]&quot;},&quot;citationTag&quot;:&quot;MENDELEY_CITATION_v3_eyJjaXRhdGlvbklEIjoiTUVOREVMRVlfQ0lUQVRJT05fMTczMjdmMGEtMDM2NS00ZTExLTgzMDMtMDBlOWM3YzllNTBh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quot;,&quot;citationItems&quot;:[{&quot;id&quot;:&quot;4f46fee1-3429-322c-b159-ddfdafe2252d&quot;,&quot;itemData&quot;:{&quot;type&quot;:&quot;article-journal&quot;,&quot;id&quot;:&quot;4f46fee1-3429-322c-b159-ddfdafe2252d&quot;,&quot;title&quot;:&quot;Characterization and Biocompatibility Assessment of Boron Nitride Magnesium Nanocomposites for Orthopedic Applications&quot;,&quot;author&quot;:[{&quot;family&quot;:&quot;Jia&quot;,&quot;given&quot;:&quot;Mary S.&quot;,&quot;parse-names&quot;:false,&quot;dropping-particle&quot;:&quot;&quot;,&quot;non-dropping-particle&quot;:&quot;&quot;},{&quot;family&quot;:&quot;Hash&quot;,&quot;given&quot;:&quot;Shelby&quot;,&quot;parse-names&quot;:false,&quot;dropping-particle&quot;:&quot;&quot;,&quot;non-dropping-particle&quot;:&quot;&quot;},{&quot;family&quot;:&quot;Reynoso&quot;,&quot;given&quot;:&quot;Wendy&quot;,&quot;parse-names&quot;:false,&quot;dropping-particle&quot;:&quot;&quot;,&quot;non-dropping-particle&quot;:&quot;&quot;},{&quot;family&quot;:&quot;Elsaadany&quot;,&quot;given&quot;:&quot;Mostafa&quot;,&quot;parse-names&quot;:false,&quot;dropping-particle&quot;:&quot;&quot;,&quot;non-dropping-particle&quot;:&quot;&quot;},{&quot;family&quot;:&quot;Ibrahim&quot;,&quot;given&quot;:&quot;Hamdy&quot;,&quot;parse-names&quot;:false,&quot;dropping-particle&quot;:&quot;&quot;,&quot;non-dropping-particle&quot;:&quot;&quot;}],&quot;container-title&quot;:&quot;Bioengineering&quot;,&quot;DOI&quot;:&quot;10.3390/bioengineering10070757&quot;,&quot;ISSN&quot;:&quot;23065354&quot;,&quot;issued&quot;:{&quot;date-parts&quot;:[[2023,7,1]]},&quot;abstract&quot;:&quot;Magnesium (Mg) has been intensively studied as a promising alternative material to inert metallic alloys for orthopedic fixation devices due to its biodegradable nature inside the body and its favorable biocompatibility. However, the low mechanical strength and rapid corrosion of Mg in physiological environments represent the main challenges for the development of Mg-based devices for orthopedic applications. A possible solution to these limitations is the incorporation of a small content of biocompatible nanoparticles into the Mg matrix to increase strength and possibly corrosion resistance of the resulting nanocomposites. In this work, the effect of adding boron nitride (BN) nanoparticles (0.5 and 1.5 vol.%) on the mechanical properties, corrosion behavior, and biocompatibility of Mg-based nanocomposites was investigated. The properties of the nanocomposites fabricated using powder metallurgy methods were assessed using microstructure analyses, microhardness, compression tests, in vitro corrosion, contact angle, and cytotoxicity tests. A significant increase in the microhardness, strength, and corrosion rates of Mg–BN nanocomposites was detected compared with those of pure Mg (0% BN). Crystalline surface post-corrosion byproducts were detected and identified via SEM, EDX, and XRD. Biocompatibility assessments showed that the incorporation of BN nanoparticles had no significant impact on the cytotoxicity of Mg and samples were hydrophilic based on the contact angle results. These results confirm that the addition of BN nanoparticles to the Mg matrix can increase strength and corrosion resistance without influencing cytotoxicity in vitro. Further investigation into the chemical behavior of nanocomposites in physiological environments is needed to determine the potential impact of corrosive byproducts. Surface treatments and formulation methods that would increase the viability of these materials in vivo are also needed.&quot;,&quot;publisher&quot;:&quot;Multidisciplinary Digital Publishing Institute (MDPI)&quot;,&quot;issue&quot;:&quot;7&quot;,&quot;volume&quot;:&quot;10&quot;,&quot;container-title-short&quot;:&quot;&quot;},&quot;isTemporary&quot;:false}]},{&quot;citationID&quot;:&quot;MENDELEY_CITATION_5d2610bb-3178-40f2-8c62-b2ab6599c10c&quot;,&quot;properties&quot;:{&quot;noteIndex&quot;:0},&quot;isEdited&quot;:false,&quot;manualOverride&quot;:{&quot;isManuallyOverridden&quot;:true,&quot;citeprocText&quot;:&quot;(Jia et al., 2023)&quot;,&quot;manualOverrideText&quot;:&quot;[2,3]&quot;},&quot;citationTag&quot;:&quot;MENDELEY_CITATION_v3_eyJjaXRhdGlvbklEIjoiTUVOREVMRVlfQ0lUQVRJT05fNWQyNjEwYmItMzE3OC00MGYyLThjNjItYjJhYjY1OTljMTBj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quot;,&quot;citationItems&quot;:[{&quot;id&quot;:&quot;4f46fee1-3429-322c-b159-ddfdafe2252d&quot;,&quot;itemData&quot;:{&quot;type&quot;:&quot;article-journal&quot;,&quot;id&quot;:&quot;4f46fee1-3429-322c-b159-ddfdafe2252d&quot;,&quot;title&quot;:&quot;Characterization and Biocompatibility Assessment of Boron Nitride Magnesium Nanocomposites for Orthopedic Applications&quot;,&quot;author&quot;:[{&quot;family&quot;:&quot;Jia&quot;,&quot;given&quot;:&quot;Mary S.&quot;,&quot;parse-names&quot;:false,&quot;dropping-particle&quot;:&quot;&quot;,&quot;non-dropping-particle&quot;:&quot;&quot;},{&quot;family&quot;:&quot;Hash&quot;,&quot;given&quot;:&quot;Shelby&quot;,&quot;parse-names&quot;:false,&quot;dropping-particle&quot;:&quot;&quot;,&quot;non-dropping-particle&quot;:&quot;&quot;},{&quot;family&quot;:&quot;Reynoso&quot;,&quot;given&quot;:&quot;Wendy&quot;,&quot;parse-names&quot;:false,&quot;dropping-particle&quot;:&quot;&quot;,&quot;non-dropping-particle&quot;:&quot;&quot;},{&quot;family&quot;:&quot;Elsaadany&quot;,&quot;given&quot;:&quot;Mostafa&quot;,&quot;parse-names&quot;:false,&quot;dropping-particle&quot;:&quot;&quot;,&quot;non-dropping-particle&quot;:&quot;&quot;},{&quot;family&quot;:&quot;Ibrahim&quot;,&quot;given&quot;:&quot;Hamdy&quot;,&quot;parse-names&quot;:false,&quot;dropping-particle&quot;:&quot;&quot;,&quot;non-dropping-particle&quot;:&quot;&quot;}],&quot;container-title&quot;:&quot;Bioengineering&quot;,&quot;DOI&quot;:&quot;10.3390/bioengineering10070757&quot;,&quot;ISSN&quot;:&quot;23065354&quot;,&quot;issued&quot;:{&quot;date-parts&quot;:[[2023,7,1]]},&quot;abstract&quot;:&quot;Magnesium (Mg) has been intensively studied as a promising alternative material to inert metallic alloys for orthopedic fixation devices due to its biodegradable nature inside the body and its favorable biocompatibility. However, the low mechanical strength and rapid corrosion of Mg in physiological environments represent the main challenges for the development of Mg-based devices for orthopedic applications. A possible solution to these limitations is the incorporation of a small content of biocompatible nanoparticles into the Mg matrix to increase strength and possibly corrosion resistance of the resulting nanocomposites. In this work, the effect of adding boron nitride (BN) nanoparticles (0.5 and 1.5 vol.%) on the mechanical properties, corrosion behavior, and biocompatibility of Mg-based nanocomposites was investigated. The properties of the nanocomposites fabricated using powder metallurgy methods were assessed using microstructure analyses, microhardness, compression tests, in vitro corrosion, contact angle, and cytotoxicity tests. A significant increase in the microhardness, strength, and corrosion rates of Mg–BN nanocomposites was detected compared with those of pure Mg (0% BN). Crystalline surface post-corrosion byproducts were detected and identified via SEM, EDX, and XRD. Biocompatibility assessments showed that the incorporation of BN nanoparticles had no significant impact on the cytotoxicity of Mg and samples were hydrophilic based on the contact angle results. These results confirm that the addition of BN nanoparticles to the Mg matrix can increase strength and corrosion resistance without influencing cytotoxicity in vitro. Further investigation into the chemical behavior of nanocomposites in physiological environments is needed to determine the potential impact of corrosive byproducts. Surface treatments and formulation methods that would increase the viability of these materials in vivo are also needed.&quot;,&quot;publisher&quot;:&quot;Multidisciplinary Digital Publishing Institute (MDPI)&quot;,&quot;issue&quot;:&quot;7&quot;,&quot;volume&quot;:&quot;10&quot;,&quot;container-title-short&quot;:&quot;&quot;},&quot;isTemporary&quot;:false}]},{&quot;citationID&quot;:&quot;MENDELEY_CITATION_fe6d355a-ac63-4be9-822f-572330d83461&quot;,&quot;properties&quot;:{&quot;noteIndex&quot;:0},&quot;isEdited&quot;:false,&quot;manualOverride&quot;:{&quot;isManuallyOverridden&quot;:true,&quot;citeprocText&quot;:&quot;(Jia et al., 2023)&quot;,&quot;manualOverrideText&quot;:&quot;[2,3]&quot;},&quot;citationTag&quot;:&quot;MENDELEY_CITATION_v3_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&quot;,&quot;citationItems&quot;:[{&quot;id&quot;:&quot;4f46fee1-3429-322c-b159-ddfdafe2252d&quot;,&quot;itemData&quot;:{&quot;type&quot;:&quot;article-journal&quot;,&quot;id&quot;:&quot;4f46fee1-3429-322c-b159-ddfdafe2252d&quot;,&quot;title&quot;:&quot;Characterization and Biocompatibility Assessment of Boron Nitride Magnesium Nanocomposites for Orthopedic Applications&quot;,&quot;author&quot;:[{&quot;family&quot;:&quot;Jia&quot;,&quot;given&quot;:&quot;Mary S.&quot;,&quot;parse-names&quot;:false,&quot;dropping-particle&quot;:&quot;&quot;,&quot;non-dropping-particle&quot;:&quot;&quot;},{&quot;family&quot;:&quot;Hash&quot;,&quot;given&quot;:&quot;Shelby&quot;,&quot;parse-names&quot;:false,&quot;dropping-particle&quot;:&quot;&quot;,&quot;non-dropping-particle&quot;:&quot;&quot;},{&quot;family&quot;:&quot;Reynoso&quot;,&quot;given&quot;:&quot;Wendy&quot;,&quot;parse-names&quot;:false,&quot;dropping-particle&quot;:&quot;&quot;,&quot;non-dropping-particle&quot;:&quot;&quot;},{&quot;family&quot;:&quot;Elsaadany&quot;,&quot;given&quot;:&quot;Mostafa&quot;,&quot;parse-names&quot;:false,&quot;dropping-particle&quot;:&quot;&quot;,&quot;non-dropping-particle&quot;:&quot;&quot;},{&quot;family&quot;:&quot;Ibrahim&quot;,&quot;given&quot;:&quot;Hamdy&quot;,&quot;parse-names&quot;:false,&quot;dropping-particle&quot;:&quot;&quot;,&quot;non-dropping-particle&quot;:&quot;&quot;}],&quot;container-title&quot;:&quot;Bioengineering&quot;,&quot;DOI&quot;:&quot;10.3390/bioengineering10070757&quot;,&quot;ISSN&quot;:&quot;23065354&quot;,&quot;issued&quot;:{&quot;date-parts&quot;:[[2023,7,1]]},&quot;abstract&quot;:&quot;Magnesium (Mg) has been intensively studied as a promising alternative material to inert metallic alloys for orthopedic fixation devices due to its biodegradable nature inside the body and its favorable biocompatibility. However, the low mechanical strength and rapid corrosion of Mg in physiological environments represent the main challenges for the development of Mg-based devices for orthopedic applications. A possible solution to these limitations is the incorporation of a small content of biocompatible nanoparticles into the Mg matrix to increase strength and possibly corrosion resistance of the resulting nanocomposites. In this work, the effect of adding boron nitride (BN) nanoparticles (0.5 and 1.5 vol.%) on the mechanical properties, corrosion behavior, and biocompatibility of Mg-based nanocomposites was investigated. The properties of the nanocomposites fabricated using powder metallurgy methods were assessed using microstructure analyses, microhardness, compression tests, in vitro corrosion, contact angle, and cytotoxicity tests. A significant increase in the microhardness, strength, and corrosion rates of Mg–BN nanocomposites was detected compared with those of pure Mg (0% BN). Crystalline surface post-corrosion byproducts were detected and identified via SEM, EDX, and XRD. Biocompatibility assessments showed that the incorporation of BN nanoparticles had no significant impact on the cytotoxicity of Mg and samples were hydrophilic based on the contact angle results. These results confirm that the addition of BN nanoparticles to the Mg matrix can increase strength and corrosion resistance without influencing cytotoxicity in vitro. Further investigation into the chemical behavior of nanocomposites in physiological environments is needed to determine the potential impact of corrosive byproducts. Surface treatments and formulation methods that would increase the viability of these materials in vivo are also needed.&quot;,&quot;publisher&quot;:&quot;Multidisciplinary Digital Publishing Institute (MDPI)&quot;,&quot;issue&quot;:&quot;7&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0D80C-100F-4E34-9155-3E4B6CEF45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Lebron Alvarez</dc:creator>
  <keywords/>
  <dc:description/>
  <lastModifiedBy>Lucas Lebron Alvarez</lastModifiedBy>
  <revision>63</revision>
  <dcterms:created xsi:type="dcterms:W3CDTF">2026-06-17T13:13:00.0000000Z</dcterms:created>
  <dcterms:modified xsi:type="dcterms:W3CDTF">2026-09-25T05:38:41.1617178Z</dcterms:modified>
</coreProperties>
</file>